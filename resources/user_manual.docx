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F5D6" w14:textId="77777777" w:rsidR="0038024D" w:rsidRDefault="0038024D">
      <w:pPr>
        <w:pStyle w:val="Title"/>
      </w:pPr>
    </w:p>
    <w:p w14:paraId="4FCD0216" w14:textId="77777777" w:rsidR="0038024D" w:rsidRDefault="0038024D">
      <w:pPr>
        <w:pStyle w:val="Title"/>
      </w:pPr>
    </w:p>
    <w:p w14:paraId="06D5DCB0" w14:textId="77777777" w:rsidR="0038024D" w:rsidRDefault="0038024D">
      <w:pPr>
        <w:pStyle w:val="Title"/>
      </w:pPr>
    </w:p>
    <w:p w14:paraId="5580057B" w14:textId="77777777" w:rsidR="0038024D" w:rsidRDefault="0039511A">
      <w:pPr>
        <w:pStyle w:val="Title"/>
        <w:jc w:val="center"/>
        <w:rPr>
          <w:sz w:val="96"/>
          <w:szCs w:val="96"/>
        </w:rPr>
      </w:pPr>
      <w:r>
        <w:rPr>
          <w:color w:val="003399"/>
          <w:sz w:val="144"/>
          <w:szCs w:val="144"/>
        </w:rPr>
        <w:t>SID Factory II</w:t>
      </w:r>
      <w:r>
        <w:br/>
      </w:r>
      <w:r>
        <w:rPr>
          <w:sz w:val="96"/>
          <w:szCs w:val="96"/>
        </w:rPr>
        <w:t>User Manual</w:t>
      </w:r>
    </w:p>
    <w:p w14:paraId="2B5F2CB5" w14:textId="1A1233BD" w:rsidR="0038024D" w:rsidRDefault="0039511A">
      <w:pPr>
        <w:pStyle w:val="Title"/>
        <w:jc w:val="center"/>
        <w:rPr>
          <w:color w:val="7F7F7F" w:themeColor="text1" w:themeTint="80"/>
          <w:sz w:val="32"/>
          <w:szCs w:val="32"/>
        </w:rPr>
      </w:pPr>
      <w:r>
        <w:rPr>
          <w:color w:val="7F7F7F" w:themeColor="text1" w:themeTint="80"/>
          <w:sz w:val="32"/>
          <w:szCs w:val="32"/>
        </w:rPr>
        <w:br/>
        <w:t>Last updated 202</w:t>
      </w:r>
      <w:r w:rsidR="000E4CBC">
        <w:rPr>
          <w:color w:val="7F7F7F" w:themeColor="text1" w:themeTint="80"/>
          <w:sz w:val="32"/>
          <w:szCs w:val="32"/>
        </w:rPr>
        <w:t>6</w:t>
      </w:r>
      <w:r>
        <w:rPr>
          <w:color w:val="7F7F7F" w:themeColor="text1" w:themeTint="80"/>
          <w:sz w:val="32"/>
          <w:szCs w:val="32"/>
        </w:rPr>
        <w:t>-</w:t>
      </w:r>
      <w:r w:rsidR="00A86DCB">
        <w:rPr>
          <w:color w:val="7F7F7F" w:themeColor="text1" w:themeTint="80"/>
          <w:sz w:val="32"/>
          <w:szCs w:val="32"/>
        </w:rPr>
        <w:t>0</w:t>
      </w:r>
      <w:r w:rsidR="000E4CBC">
        <w:rPr>
          <w:color w:val="7F7F7F" w:themeColor="text1" w:themeTint="80"/>
          <w:sz w:val="32"/>
          <w:szCs w:val="32"/>
        </w:rPr>
        <w:t>3</w:t>
      </w:r>
      <w:r>
        <w:rPr>
          <w:color w:val="7F7F7F" w:themeColor="text1" w:themeTint="80"/>
          <w:sz w:val="32"/>
          <w:szCs w:val="32"/>
        </w:rPr>
        <w:t>-</w:t>
      </w:r>
      <w:r w:rsidR="000E4CBC">
        <w:rPr>
          <w:color w:val="7F7F7F" w:themeColor="text1" w:themeTint="80"/>
          <w:sz w:val="32"/>
          <w:szCs w:val="32"/>
        </w:rPr>
        <w:t>14</w:t>
      </w:r>
    </w:p>
    <w:p w14:paraId="7D42DA3E" w14:textId="77777777" w:rsidR="0038024D" w:rsidRDefault="0038024D">
      <w:pPr>
        <w:jc w:val="center"/>
      </w:pPr>
    </w:p>
    <w:p w14:paraId="08BB6919" w14:textId="77777777" w:rsidR="0038024D" w:rsidRDefault="0038024D">
      <w:pPr>
        <w:jc w:val="center"/>
      </w:pPr>
    </w:p>
    <w:p w14:paraId="18BB9F34" w14:textId="77777777" w:rsidR="0038024D" w:rsidRDefault="0038024D">
      <w:pPr>
        <w:jc w:val="center"/>
      </w:pPr>
    </w:p>
    <w:p w14:paraId="70D74D6D" w14:textId="77777777" w:rsidR="0038024D" w:rsidRDefault="0038024D">
      <w:pPr>
        <w:jc w:val="center"/>
      </w:pPr>
    </w:p>
    <w:p w14:paraId="0EC25001" w14:textId="77777777" w:rsidR="0038024D" w:rsidRDefault="0038024D">
      <w:pPr>
        <w:jc w:val="center"/>
      </w:pPr>
    </w:p>
    <w:p w14:paraId="4F83DE26" w14:textId="77777777" w:rsidR="0038024D" w:rsidRDefault="0038024D">
      <w:pPr>
        <w:jc w:val="center"/>
      </w:pPr>
    </w:p>
    <w:p w14:paraId="10EE42F5" w14:textId="77777777" w:rsidR="0038024D" w:rsidRDefault="0038024D">
      <w:pPr>
        <w:jc w:val="center"/>
      </w:pPr>
    </w:p>
    <w:p w14:paraId="1F8B5ABE" w14:textId="77777777" w:rsidR="0038024D" w:rsidRDefault="0038024D">
      <w:pPr>
        <w:jc w:val="center"/>
      </w:pPr>
    </w:p>
    <w:p w14:paraId="4024E52B" w14:textId="1BA9649E" w:rsidR="0038024D" w:rsidRDefault="0039511A">
      <w:pPr>
        <w:pStyle w:val="Subtitle"/>
        <w:jc w:val="center"/>
        <w:rPr>
          <w:color w:val="A6A6A6" w:themeColor="background1" w:themeShade="A6"/>
        </w:rPr>
      </w:pPr>
      <w:r>
        <w:rPr>
          <w:color w:val="A6A6A6" w:themeColor="background1" w:themeShade="A6"/>
        </w:rPr>
        <w:t>Editor coded by Thomas Egeskov Petersen</w:t>
      </w:r>
      <w:r>
        <w:rPr>
          <w:color w:val="A6A6A6" w:themeColor="background1" w:themeShade="A6"/>
        </w:rPr>
        <w:br/>
        <w:t>Mac version by Michel de Bree</w:t>
      </w:r>
      <w:r w:rsidR="00333B87">
        <w:rPr>
          <w:color w:val="A6A6A6" w:themeColor="background1" w:themeShade="A6"/>
        </w:rPr>
        <w:br/>
        <w:t>ASID implementation by Thomas Jansson</w:t>
      </w:r>
      <w:r>
        <w:rPr>
          <w:color w:val="A6A6A6" w:themeColor="background1" w:themeShade="A6"/>
        </w:rPr>
        <w:br/>
        <w:t>Manual written by Jens-Christian Huus</w:t>
      </w:r>
    </w:p>
    <w:p w14:paraId="62787AA9" w14:textId="77777777" w:rsidR="0038024D" w:rsidRDefault="0038024D"/>
    <w:sdt>
      <w:sdtPr>
        <w:rPr>
          <w:rFonts w:asciiTheme="minorHAnsi" w:eastAsiaTheme="minorHAnsi" w:hAnsiTheme="minorHAnsi" w:cstheme="minorBidi"/>
          <w:color w:val="auto"/>
          <w:sz w:val="22"/>
          <w:szCs w:val="22"/>
        </w:rPr>
        <w:id w:val="2065526211"/>
        <w:docPartObj>
          <w:docPartGallery w:val="Table of Contents"/>
          <w:docPartUnique/>
        </w:docPartObj>
      </w:sdtPr>
      <w:sdtContent>
        <w:bookmarkStart w:id="0" w:name="_Toc224371825" w:displacedByCustomXml="prev"/>
        <w:p w14:paraId="43068FA5" w14:textId="77777777" w:rsidR="0038024D" w:rsidRDefault="0039511A">
          <w:pPr>
            <w:pStyle w:val="TOCHeading"/>
          </w:pPr>
          <w:r>
            <w:br w:type="page"/>
          </w:r>
          <w:r>
            <w:lastRenderedPageBreak/>
            <w:t>Contents</w:t>
          </w:r>
          <w:bookmarkEnd w:id="0"/>
        </w:p>
        <w:p w14:paraId="537B9181" w14:textId="39CDBBC5" w:rsidR="005478BA" w:rsidRDefault="0039511A">
          <w:pPr>
            <w:pStyle w:val="TOC1"/>
            <w:tabs>
              <w:tab w:val="right" w:leader="dot" w:pos="9350"/>
            </w:tabs>
            <w:rPr>
              <w:rFonts w:eastAsiaTheme="minorEastAsia"/>
              <w:noProof/>
              <w:kern w:val="2"/>
              <w:sz w:val="24"/>
              <w:szCs w:val="24"/>
              <w:lang w:val="da-DK" w:eastAsia="da-DK"/>
              <w14:ligatures w14:val="standardContextual"/>
            </w:rPr>
          </w:pPr>
          <w:r>
            <w:fldChar w:fldCharType="begin"/>
          </w:r>
          <w:r>
            <w:rPr>
              <w:rStyle w:val="IndexLink"/>
              <w:webHidden/>
            </w:rPr>
            <w:instrText>TOC \z \o "1-3" \u \h</w:instrText>
          </w:r>
          <w:r>
            <w:rPr>
              <w:rStyle w:val="IndexLink"/>
            </w:rPr>
            <w:fldChar w:fldCharType="separate"/>
          </w:r>
          <w:hyperlink w:anchor="_Toc224371825" w:history="1">
            <w:r w:rsidR="005478BA" w:rsidRPr="006968E9">
              <w:rPr>
                <w:rStyle w:val="Hyperlink"/>
                <w:noProof/>
              </w:rPr>
              <w:t>Contents</w:t>
            </w:r>
            <w:r w:rsidR="005478BA">
              <w:rPr>
                <w:noProof/>
                <w:webHidden/>
              </w:rPr>
              <w:tab/>
            </w:r>
            <w:r w:rsidR="005478BA">
              <w:rPr>
                <w:noProof/>
                <w:webHidden/>
              </w:rPr>
              <w:fldChar w:fldCharType="begin"/>
            </w:r>
            <w:r w:rsidR="005478BA">
              <w:rPr>
                <w:noProof/>
                <w:webHidden/>
              </w:rPr>
              <w:instrText xml:space="preserve"> PAGEREF _Toc224371825 \h </w:instrText>
            </w:r>
            <w:r w:rsidR="005478BA">
              <w:rPr>
                <w:noProof/>
                <w:webHidden/>
              </w:rPr>
            </w:r>
            <w:r w:rsidR="005478BA">
              <w:rPr>
                <w:noProof/>
                <w:webHidden/>
              </w:rPr>
              <w:fldChar w:fldCharType="separate"/>
            </w:r>
            <w:r w:rsidR="005478BA">
              <w:rPr>
                <w:noProof/>
                <w:webHidden/>
              </w:rPr>
              <w:t>2</w:t>
            </w:r>
            <w:r w:rsidR="005478BA">
              <w:rPr>
                <w:noProof/>
                <w:webHidden/>
              </w:rPr>
              <w:fldChar w:fldCharType="end"/>
            </w:r>
          </w:hyperlink>
        </w:p>
        <w:p w14:paraId="4689D9AE" w14:textId="0DD2E1B9" w:rsidR="005478BA" w:rsidRDefault="005478BA">
          <w:pPr>
            <w:pStyle w:val="TOC1"/>
            <w:tabs>
              <w:tab w:val="right" w:leader="dot" w:pos="9350"/>
            </w:tabs>
            <w:rPr>
              <w:rFonts w:eastAsiaTheme="minorEastAsia"/>
              <w:noProof/>
              <w:kern w:val="2"/>
              <w:sz w:val="24"/>
              <w:szCs w:val="24"/>
              <w:lang w:val="da-DK" w:eastAsia="da-DK"/>
              <w14:ligatures w14:val="standardContextual"/>
            </w:rPr>
          </w:pPr>
          <w:hyperlink w:anchor="_Toc224371826" w:history="1">
            <w:r w:rsidRPr="006968E9">
              <w:rPr>
                <w:rStyle w:val="Hyperlink"/>
                <w:noProof/>
              </w:rPr>
              <w:t>Introduction</w:t>
            </w:r>
            <w:r>
              <w:rPr>
                <w:noProof/>
                <w:webHidden/>
              </w:rPr>
              <w:tab/>
            </w:r>
            <w:r>
              <w:rPr>
                <w:noProof/>
                <w:webHidden/>
              </w:rPr>
              <w:fldChar w:fldCharType="begin"/>
            </w:r>
            <w:r>
              <w:rPr>
                <w:noProof/>
                <w:webHidden/>
              </w:rPr>
              <w:instrText xml:space="preserve"> PAGEREF _Toc224371826 \h </w:instrText>
            </w:r>
            <w:r>
              <w:rPr>
                <w:noProof/>
                <w:webHidden/>
              </w:rPr>
            </w:r>
            <w:r>
              <w:rPr>
                <w:noProof/>
                <w:webHidden/>
              </w:rPr>
              <w:fldChar w:fldCharType="separate"/>
            </w:r>
            <w:r>
              <w:rPr>
                <w:noProof/>
                <w:webHidden/>
              </w:rPr>
              <w:t>4</w:t>
            </w:r>
            <w:r>
              <w:rPr>
                <w:noProof/>
                <w:webHidden/>
              </w:rPr>
              <w:fldChar w:fldCharType="end"/>
            </w:r>
          </w:hyperlink>
        </w:p>
        <w:p w14:paraId="3170BD8E" w14:textId="659EACF0"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27" w:history="1">
            <w:r w:rsidRPr="006968E9">
              <w:rPr>
                <w:rStyle w:val="Hyperlink"/>
                <w:noProof/>
              </w:rPr>
              <w:t>Noteworthy features</w:t>
            </w:r>
            <w:r>
              <w:rPr>
                <w:noProof/>
                <w:webHidden/>
              </w:rPr>
              <w:tab/>
            </w:r>
            <w:r>
              <w:rPr>
                <w:noProof/>
                <w:webHidden/>
              </w:rPr>
              <w:fldChar w:fldCharType="begin"/>
            </w:r>
            <w:r>
              <w:rPr>
                <w:noProof/>
                <w:webHidden/>
              </w:rPr>
              <w:instrText xml:space="preserve"> PAGEREF _Toc224371827 \h </w:instrText>
            </w:r>
            <w:r>
              <w:rPr>
                <w:noProof/>
                <w:webHidden/>
              </w:rPr>
            </w:r>
            <w:r>
              <w:rPr>
                <w:noProof/>
                <w:webHidden/>
              </w:rPr>
              <w:fldChar w:fldCharType="separate"/>
            </w:r>
            <w:r>
              <w:rPr>
                <w:noProof/>
                <w:webHidden/>
              </w:rPr>
              <w:t>4</w:t>
            </w:r>
            <w:r>
              <w:rPr>
                <w:noProof/>
                <w:webHidden/>
              </w:rPr>
              <w:fldChar w:fldCharType="end"/>
            </w:r>
          </w:hyperlink>
        </w:p>
        <w:p w14:paraId="4D24C627" w14:textId="01322B40" w:rsidR="005478BA" w:rsidRDefault="005478BA">
          <w:pPr>
            <w:pStyle w:val="TOC1"/>
            <w:tabs>
              <w:tab w:val="right" w:leader="dot" w:pos="9350"/>
            </w:tabs>
            <w:rPr>
              <w:rFonts w:eastAsiaTheme="minorEastAsia"/>
              <w:noProof/>
              <w:kern w:val="2"/>
              <w:sz w:val="24"/>
              <w:szCs w:val="24"/>
              <w:lang w:val="da-DK" w:eastAsia="da-DK"/>
              <w14:ligatures w14:val="standardContextual"/>
            </w:rPr>
          </w:pPr>
          <w:hyperlink w:anchor="_Toc224371828" w:history="1">
            <w:r w:rsidRPr="006968E9">
              <w:rPr>
                <w:rStyle w:val="Hyperlink"/>
                <w:noProof/>
              </w:rPr>
              <w:t>The Basics</w:t>
            </w:r>
            <w:r>
              <w:rPr>
                <w:noProof/>
                <w:webHidden/>
              </w:rPr>
              <w:tab/>
            </w:r>
            <w:r>
              <w:rPr>
                <w:noProof/>
                <w:webHidden/>
              </w:rPr>
              <w:fldChar w:fldCharType="begin"/>
            </w:r>
            <w:r>
              <w:rPr>
                <w:noProof/>
                <w:webHidden/>
              </w:rPr>
              <w:instrText xml:space="preserve"> PAGEREF _Toc224371828 \h </w:instrText>
            </w:r>
            <w:r>
              <w:rPr>
                <w:noProof/>
                <w:webHidden/>
              </w:rPr>
            </w:r>
            <w:r>
              <w:rPr>
                <w:noProof/>
                <w:webHidden/>
              </w:rPr>
              <w:fldChar w:fldCharType="separate"/>
            </w:r>
            <w:r>
              <w:rPr>
                <w:noProof/>
                <w:webHidden/>
              </w:rPr>
              <w:t>5</w:t>
            </w:r>
            <w:r>
              <w:rPr>
                <w:noProof/>
                <w:webHidden/>
              </w:rPr>
              <w:fldChar w:fldCharType="end"/>
            </w:r>
          </w:hyperlink>
        </w:p>
        <w:p w14:paraId="16D2B0A5" w14:textId="4D4CB9AE"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29" w:history="1">
            <w:r w:rsidRPr="006968E9">
              <w:rPr>
                <w:rStyle w:val="Hyperlink"/>
                <w:noProof/>
              </w:rPr>
              <w:t>Editor</w:t>
            </w:r>
            <w:r>
              <w:rPr>
                <w:noProof/>
                <w:webHidden/>
              </w:rPr>
              <w:tab/>
            </w:r>
            <w:r>
              <w:rPr>
                <w:noProof/>
                <w:webHidden/>
              </w:rPr>
              <w:fldChar w:fldCharType="begin"/>
            </w:r>
            <w:r>
              <w:rPr>
                <w:noProof/>
                <w:webHidden/>
              </w:rPr>
              <w:instrText xml:space="preserve"> PAGEREF _Toc224371829 \h </w:instrText>
            </w:r>
            <w:r>
              <w:rPr>
                <w:noProof/>
                <w:webHidden/>
              </w:rPr>
            </w:r>
            <w:r>
              <w:rPr>
                <w:noProof/>
                <w:webHidden/>
              </w:rPr>
              <w:fldChar w:fldCharType="separate"/>
            </w:r>
            <w:r>
              <w:rPr>
                <w:noProof/>
                <w:webHidden/>
              </w:rPr>
              <w:t>5</w:t>
            </w:r>
            <w:r>
              <w:rPr>
                <w:noProof/>
                <w:webHidden/>
              </w:rPr>
              <w:fldChar w:fldCharType="end"/>
            </w:r>
          </w:hyperlink>
        </w:p>
        <w:p w14:paraId="2BCF61B1" w14:textId="1A9AF0C3"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30" w:history="1">
            <w:r w:rsidRPr="006968E9">
              <w:rPr>
                <w:rStyle w:val="Hyperlink"/>
                <w:noProof/>
              </w:rPr>
              <w:t>Options</w:t>
            </w:r>
            <w:r>
              <w:rPr>
                <w:noProof/>
                <w:webHidden/>
              </w:rPr>
              <w:tab/>
            </w:r>
            <w:r>
              <w:rPr>
                <w:noProof/>
                <w:webHidden/>
              </w:rPr>
              <w:fldChar w:fldCharType="begin"/>
            </w:r>
            <w:r>
              <w:rPr>
                <w:noProof/>
                <w:webHidden/>
              </w:rPr>
              <w:instrText xml:space="preserve"> PAGEREF _Toc224371830 \h </w:instrText>
            </w:r>
            <w:r>
              <w:rPr>
                <w:noProof/>
                <w:webHidden/>
              </w:rPr>
            </w:r>
            <w:r>
              <w:rPr>
                <w:noProof/>
                <w:webHidden/>
              </w:rPr>
              <w:fldChar w:fldCharType="separate"/>
            </w:r>
            <w:r>
              <w:rPr>
                <w:noProof/>
                <w:webHidden/>
              </w:rPr>
              <w:t>6</w:t>
            </w:r>
            <w:r>
              <w:rPr>
                <w:noProof/>
                <w:webHidden/>
              </w:rPr>
              <w:fldChar w:fldCharType="end"/>
            </w:r>
          </w:hyperlink>
        </w:p>
        <w:p w14:paraId="4DE37C2C" w14:textId="0A969111"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31" w:history="1">
            <w:r w:rsidRPr="006968E9">
              <w:rPr>
                <w:rStyle w:val="Hyperlink"/>
                <w:noProof/>
              </w:rPr>
              <w:t>Tracks</w:t>
            </w:r>
            <w:r>
              <w:rPr>
                <w:noProof/>
                <w:webHidden/>
              </w:rPr>
              <w:tab/>
            </w:r>
            <w:r>
              <w:rPr>
                <w:noProof/>
                <w:webHidden/>
              </w:rPr>
              <w:fldChar w:fldCharType="begin"/>
            </w:r>
            <w:r>
              <w:rPr>
                <w:noProof/>
                <w:webHidden/>
              </w:rPr>
              <w:instrText xml:space="preserve"> PAGEREF _Toc224371831 \h </w:instrText>
            </w:r>
            <w:r>
              <w:rPr>
                <w:noProof/>
                <w:webHidden/>
              </w:rPr>
            </w:r>
            <w:r>
              <w:rPr>
                <w:noProof/>
                <w:webHidden/>
              </w:rPr>
              <w:fldChar w:fldCharType="separate"/>
            </w:r>
            <w:r>
              <w:rPr>
                <w:noProof/>
                <w:webHidden/>
              </w:rPr>
              <w:t>6</w:t>
            </w:r>
            <w:r>
              <w:rPr>
                <w:noProof/>
                <w:webHidden/>
              </w:rPr>
              <w:fldChar w:fldCharType="end"/>
            </w:r>
          </w:hyperlink>
        </w:p>
        <w:p w14:paraId="2B1F78A8" w14:textId="5965EA53"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32" w:history="1">
            <w:r w:rsidRPr="006968E9">
              <w:rPr>
                <w:rStyle w:val="Hyperlink"/>
                <w:noProof/>
              </w:rPr>
              <w:t>Song list</w:t>
            </w:r>
            <w:r>
              <w:rPr>
                <w:noProof/>
                <w:webHidden/>
              </w:rPr>
              <w:tab/>
            </w:r>
            <w:r>
              <w:rPr>
                <w:noProof/>
                <w:webHidden/>
              </w:rPr>
              <w:fldChar w:fldCharType="begin"/>
            </w:r>
            <w:r>
              <w:rPr>
                <w:noProof/>
                <w:webHidden/>
              </w:rPr>
              <w:instrText xml:space="preserve"> PAGEREF _Toc224371832 \h </w:instrText>
            </w:r>
            <w:r>
              <w:rPr>
                <w:noProof/>
                <w:webHidden/>
              </w:rPr>
            </w:r>
            <w:r>
              <w:rPr>
                <w:noProof/>
                <w:webHidden/>
              </w:rPr>
              <w:fldChar w:fldCharType="separate"/>
            </w:r>
            <w:r>
              <w:rPr>
                <w:noProof/>
                <w:webHidden/>
              </w:rPr>
              <w:t>8</w:t>
            </w:r>
            <w:r>
              <w:rPr>
                <w:noProof/>
                <w:webHidden/>
              </w:rPr>
              <w:fldChar w:fldCharType="end"/>
            </w:r>
          </w:hyperlink>
        </w:p>
        <w:p w14:paraId="7164823F" w14:textId="3A6F1064"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33" w:history="1">
            <w:r w:rsidRPr="006968E9">
              <w:rPr>
                <w:rStyle w:val="Hyperlink"/>
                <w:noProof/>
              </w:rPr>
              <w:t>Bookmarks</w:t>
            </w:r>
            <w:r>
              <w:rPr>
                <w:noProof/>
                <w:webHidden/>
              </w:rPr>
              <w:tab/>
            </w:r>
            <w:r>
              <w:rPr>
                <w:noProof/>
                <w:webHidden/>
              </w:rPr>
              <w:fldChar w:fldCharType="begin"/>
            </w:r>
            <w:r>
              <w:rPr>
                <w:noProof/>
                <w:webHidden/>
              </w:rPr>
              <w:instrText xml:space="preserve"> PAGEREF _Toc224371833 \h </w:instrText>
            </w:r>
            <w:r>
              <w:rPr>
                <w:noProof/>
                <w:webHidden/>
              </w:rPr>
            </w:r>
            <w:r>
              <w:rPr>
                <w:noProof/>
                <w:webHidden/>
              </w:rPr>
              <w:fldChar w:fldCharType="separate"/>
            </w:r>
            <w:r>
              <w:rPr>
                <w:noProof/>
                <w:webHidden/>
              </w:rPr>
              <w:t>9</w:t>
            </w:r>
            <w:r>
              <w:rPr>
                <w:noProof/>
                <w:webHidden/>
              </w:rPr>
              <w:fldChar w:fldCharType="end"/>
            </w:r>
          </w:hyperlink>
        </w:p>
        <w:p w14:paraId="37E59416" w14:textId="67564183"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34" w:history="1">
            <w:r w:rsidRPr="006968E9">
              <w:rPr>
                <w:rStyle w:val="Hyperlink"/>
                <w:noProof/>
              </w:rPr>
              <w:t>Visualizers</w:t>
            </w:r>
            <w:r>
              <w:rPr>
                <w:noProof/>
                <w:webHidden/>
              </w:rPr>
              <w:tab/>
            </w:r>
            <w:r>
              <w:rPr>
                <w:noProof/>
                <w:webHidden/>
              </w:rPr>
              <w:fldChar w:fldCharType="begin"/>
            </w:r>
            <w:r>
              <w:rPr>
                <w:noProof/>
                <w:webHidden/>
              </w:rPr>
              <w:instrText xml:space="preserve"> PAGEREF _Toc224371834 \h </w:instrText>
            </w:r>
            <w:r>
              <w:rPr>
                <w:noProof/>
                <w:webHidden/>
              </w:rPr>
            </w:r>
            <w:r>
              <w:rPr>
                <w:noProof/>
                <w:webHidden/>
              </w:rPr>
              <w:fldChar w:fldCharType="separate"/>
            </w:r>
            <w:r>
              <w:rPr>
                <w:noProof/>
                <w:webHidden/>
              </w:rPr>
              <w:t>9</w:t>
            </w:r>
            <w:r>
              <w:rPr>
                <w:noProof/>
                <w:webHidden/>
              </w:rPr>
              <w:fldChar w:fldCharType="end"/>
            </w:r>
          </w:hyperlink>
        </w:p>
        <w:p w14:paraId="7D6EEABA" w14:textId="1CF54B2E"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35" w:history="1">
            <w:r w:rsidRPr="006968E9">
              <w:rPr>
                <w:rStyle w:val="Hyperlink"/>
                <w:noProof/>
              </w:rPr>
              <w:t>Tables</w:t>
            </w:r>
            <w:r>
              <w:rPr>
                <w:noProof/>
                <w:webHidden/>
              </w:rPr>
              <w:tab/>
            </w:r>
            <w:r>
              <w:rPr>
                <w:noProof/>
                <w:webHidden/>
              </w:rPr>
              <w:fldChar w:fldCharType="begin"/>
            </w:r>
            <w:r>
              <w:rPr>
                <w:noProof/>
                <w:webHidden/>
              </w:rPr>
              <w:instrText xml:space="preserve"> PAGEREF _Toc224371835 \h </w:instrText>
            </w:r>
            <w:r>
              <w:rPr>
                <w:noProof/>
                <w:webHidden/>
              </w:rPr>
            </w:r>
            <w:r>
              <w:rPr>
                <w:noProof/>
                <w:webHidden/>
              </w:rPr>
              <w:fldChar w:fldCharType="separate"/>
            </w:r>
            <w:r>
              <w:rPr>
                <w:noProof/>
                <w:webHidden/>
              </w:rPr>
              <w:t>10</w:t>
            </w:r>
            <w:r>
              <w:rPr>
                <w:noProof/>
                <w:webHidden/>
              </w:rPr>
              <w:fldChar w:fldCharType="end"/>
            </w:r>
          </w:hyperlink>
        </w:p>
        <w:p w14:paraId="232FE080" w14:textId="263D0124" w:rsidR="005478BA" w:rsidRDefault="005478BA">
          <w:pPr>
            <w:pStyle w:val="TOC3"/>
            <w:tabs>
              <w:tab w:val="right" w:leader="dot" w:pos="9350"/>
            </w:tabs>
            <w:rPr>
              <w:rFonts w:eastAsiaTheme="minorEastAsia"/>
              <w:noProof/>
              <w:kern w:val="2"/>
              <w:sz w:val="24"/>
              <w:szCs w:val="24"/>
              <w:lang w:val="da-DK" w:eastAsia="da-DK"/>
              <w14:ligatures w14:val="standardContextual"/>
            </w:rPr>
          </w:pPr>
          <w:hyperlink w:anchor="_Toc224371836" w:history="1">
            <w:r w:rsidRPr="006968E9">
              <w:rPr>
                <w:rStyle w:val="Hyperlink"/>
                <w:noProof/>
              </w:rPr>
              <w:t>Commands</w:t>
            </w:r>
            <w:r>
              <w:rPr>
                <w:noProof/>
                <w:webHidden/>
              </w:rPr>
              <w:tab/>
            </w:r>
            <w:r>
              <w:rPr>
                <w:noProof/>
                <w:webHidden/>
              </w:rPr>
              <w:fldChar w:fldCharType="begin"/>
            </w:r>
            <w:r>
              <w:rPr>
                <w:noProof/>
                <w:webHidden/>
              </w:rPr>
              <w:instrText xml:space="preserve"> PAGEREF _Toc224371836 \h </w:instrText>
            </w:r>
            <w:r>
              <w:rPr>
                <w:noProof/>
                <w:webHidden/>
              </w:rPr>
            </w:r>
            <w:r>
              <w:rPr>
                <w:noProof/>
                <w:webHidden/>
              </w:rPr>
              <w:fldChar w:fldCharType="separate"/>
            </w:r>
            <w:r>
              <w:rPr>
                <w:noProof/>
                <w:webHidden/>
              </w:rPr>
              <w:t>11</w:t>
            </w:r>
            <w:r>
              <w:rPr>
                <w:noProof/>
                <w:webHidden/>
              </w:rPr>
              <w:fldChar w:fldCharType="end"/>
            </w:r>
          </w:hyperlink>
        </w:p>
        <w:p w14:paraId="7EC45CF2" w14:textId="743A1CF4" w:rsidR="005478BA" w:rsidRDefault="005478BA">
          <w:pPr>
            <w:pStyle w:val="TOC3"/>
            <w:tabs>
              <w:tab w:val="right" w:leader="dot" w:pos="9350"/>
            </w:tabs>
            <w:rPr>
              <w:rFonts w:eastAsiaTheme="minorEastAsia"/>
              <w:noProof/>
              <w:kern w:val="2"/>
              <w:sz w:val="24"/>
              <w:szCs w:val="24"/>
              <w:lang w:val="da-DK" w:eastAsia="da-DK"/>
              <w14:ligatures w14:val="standardContextual"/>
            </w:rPr>
          </w:pPr>
          <w:hyperlink w:anchor="_Toc224371837" w:history="1">
            <w:r w:rsidRPr="006968E9">
              <w:rPr>
                <w:rStyle w:val="Hyperlink"/>
                <w:noProof/>
              </w:rPr>
              <w:t>Instruments</w:t>
            </w:r>
            <w:r>
              <w:rPr>
                <w:noProof/>
                <w:webHidden/>
              </w:rPr>
              <w:tab/>
            </w:r>
            <w:r>
              <w:rPr>
                <w:noProof/>
                <w:webHidden/>
              </w:rPr>
              <w:fldChar w:fldCharType="begin"/>
            </w:r>
            <w:r>
              <w:rPr>
                <w:noProof/>
                <w:webHidden/>
              </w:rPr>
              <w:instrText xml:space="preserve"> PAGEREF _Toc224371837 \h </w:instrText>
            </w:r>
            <w:r>
              <w:rPr>
                <w:noProof/>
                <w:webHidden/>
              </w:rPr>
            </w:r>
            <w:r>
              <w:rPr>
                <w:noProof/>
                <w:webHidden/>
              </w:rPr>
              <w:fldChar w:fldCharType="separate"/>
            </w:r>
            <w:r>
              <w:rPr>
                <w:noProof/>
                <w:webHidden/>
              </w:rPr>
              <w:t>11</w:t>
            </w:r>
            <w:r>
              <w:rPr>
                <w:noProof/>
                <w:webHidden/>
              </w:rPr>
              <w:fldChar w:fldCharType="end"/>
            </w:r>
          </w:hyperlink>
        </w:p>
        <w:p w14:paraId="4E2EB6EF" w14:textId="6441F78F" w:rsidR="005478BA" w:rsidRDefault="005478BA">
          <w:pPr>
            <w:pStyle w:val="TOC3"/>
            <w:tabs>
              <w:tab w:val="right" w:leader="dot" w:pos="9350"/>
            </w:tabs>
            <w:rPr>
              <w:rFonts w:eastAsiaTheme="minorEastAsia"/>
              <w:noProof/>
              <w:kern w:val="2"/>
              <w:sz w:val="24"/>
              <w:szCs w:val="24"/>
              <w:lang w:val="da-DK" w:eastAsia="da-DK"/>
              <w14:ligatures w14:val="standardContextual"/>
            </w:rPr>
          </w:pPr>
          <w:hyperlink w:anchor="_Toc224371838" w:history="1">
            <w:r w:rsidRPr="006968E9">
              <w:rPr>
                <w:rStyle w:val="Hyperlink"/>
                <w:noProof/>
              </w:rPr>
              <w:t>Wave</w:t>
            </w:r>
            <w:r>
              <w:rPr>
                <w:noProof/>
                <w:webHidden/>
              </w:rPr>
              <w:tab/>
            </w:r>
            <w:r>
              <w:rPr>
                <w:noProof/>
                <w:webHidden/>
              </w:rPr>
              <w:fldChar w:fldCharType="begin"/>
            </w:r>
            <w:r>
              <w:rPr>
                <w:noProof/>
                <w:webHidden/>
              </w:rPr>
              <w:instrText xml:space="preserve"> PAGEREF _Toc224371838 \h </w:instrText>
            </w:r>
            <w:r>
              <w:rPr>
                <w:noProof/>
                <w:webHidden/>
              </w:rPr>
            </w:r>
            <w:r>
              <w:rPr>
                <w:noProof/>
                <w:webHidden/>
              </w:rPr>
              <w:fldChar w:fldCharType="separate"/>
            </w:r>
            <w:r>
              <w:rPr>
                <w:noProof/>
                <w:webHidden/>
              </w:rPr>
              <w:t>12</w:t>
            </w:r>
            <w:r>
              <w:rPr>
                <w:noProof/>
                <w:webHidden/>
              </w:rPr>
              <w:fldChar w:fldCharType="end"/>
            </w:r>
          </w:hyperlink>
        </w:p>
        <w:p w14:paraId="712CD4F3" w14:textId="430F3CE1" w:rsidR="005478BA" w:rsidRDefault="005478BA">
          <w:pPr>
            <w:pStyle w:val="TOC3"/>
            <w:tabs>
              <w:tab w:val="right" w:leader="dot" w:pos="9350"/>
            </w:tabs>
            <w:rPr>
              <w:rFonts w:eastAsiaTheme="minorEastAsia"/>
              <w:noProof/>
              <w:kern w:val="2"/>
              <w:sz w:val="24"/>
              <w:szCs w:val="24"/>
              <w:lang w:val="da-DK" w:eastAsia="da-DK"/>
              <w14:ligatures w14:val="standardContextual"/>
            </w:rPr>
          </w:pPr>
          <w:hyperlink w:anchor="_Toc224371839" w:history="1">
            <w:r w:rsidRPr="006968E9">
              <w:rPr>
                <w:rStyle w:val="Hyperlink"/>
                <w:noProof/>
              </w:rPr>
              <w:t>Pulse</w:t>
            </w:r>
            <w:r>
              <w:rPr>
                <w:noProof/>
                <w:webHidden/>
              </w:rPr>
              <w:tab/>
            </w:r>
            <w:r>
              <w:rPr>
                <w:noProof/>
                <w:webHidden/>
              </w:rPr>
              <w:fldChar w:fldCharType="begin"/>
            </w:r>
            <w:r>
              <w:rPr>
                <w:noProof/>
                <w:webHidden/>
              </w:rPr>
              <w:instrText xml:space="preserve"> PAGEREF _Toc224371839 \h </w:instrText>
            </w:r>
            <w:r>
              <w:rPr>
                <w:noProof/>
                <w:webHidden/>
              </w:rPr>
            </w:r>
            <w:r>
              <w:rPr>
                <w:noProof/>
                <w:webHidden/>
              </w:rPr>
              <w:fldChar w:fldCharType="separate"/>
            </w:r>
            <w:r>
              <w:rPr>
                <w:noProof/>
                <w:webHidden/>
              </w:rPr>
              <w:t>12</w:t>
            </w:r>
            <w:r>
              <w:rPr>
                <w:noProof/>
                <w:webHidden/>
              </w:rPr>
              <w:fldChar w:fldCharType="end"/>
            </w:r>
          </w:hyperlink>
        </w:p>
        <w:p w14:paraId="5FF25E38" w14:textId="1028F92E" w:rsidR="005478BA" w:rsidRDefault="005478BA">
          <w:pPr>
            <w:pStyle w:val="TOC3"/>
            <w:tabs>
              <w:tab w:val="right" w:leader="dot" w:pos="9350"/>
            </w:tabs>
            <w:rPr>
              <w:rFonts w:eastAsiaTheme="minorEastAsia"/>
              <w:noProof/>
              <w:kern w:val="2"/>
              <w:sz w:val="24"/>
              <w:szCs w:val="24"/>
              <w:lang w:val="da-DK" w:eastAsia="da-DK"/>
              <w14:ligatures w14:val="standardContextual"/>
            </w:rPr>
          </w:pPr>
          <w:hyperlink w:anchor="_Toc224371840" w:history="1">
            <w:r w:rsidRPr="006968E9">
              <w:rPr>
                <w:rStyle w:val="Hyperlink"/>
                <w:noProof/>
              </w:rPr>
              <w:t>Filter</w:t>
            </w:r>
            <w:r>
              <w:rPr>
                <w:noProof/>
                <w:webHidden/>
              </w:rPr>
              <w:tab/>
            </w:r>
            <w:r>
              <w:rPr>
                <w:noProof/>
                <w:webHidden/>
              </w:rPr>
              <w:fldChar w:fldCharType="begin"/>
            </w:r>
            <w:r>
              <w:rPr>
                <w:noProof/>
                <w:webHidden/>
              </w:rPr>
              <w:instrText xml:space="preserve"> PAGEREF _Toc224371840 \h </w:instrText>
            </w:r>
            <w:r>
              <w:rPr>
                <w:noProof/>
                <w:webHidden/>
              </w:rPr>
            </w:r>
            <w:r>
              <w:rPr>
                <w:noProof/>
                <w:webHidden/>
              </w:rPr>
              <w:fldChar w:fldCharType="separate"/>
            </w:r>
            <w:r>
              <w:rPr>
                <w:noProof/>
                <w:webHidden/>
              </w:rPr>
              <w:t>12</w:t>
            </w:r>
            <w:r>
              <w:rPr>
                <w:noProof/>
                <w:webHidden/>
              </w:rPr>
              <w:fldChar w:fldCharType="end"/>
            </w:r>
          </w:hyperlink>
        </w:p>
        <w:p w14:paraId="70157291" w14:textId="128EA76C" w:rsidR="005478BA" w:rsidRDefault="005478BA">
          <w:pPr>
            <w:pStyle w:val="TOC3"/>
            <w:tabs>
              <w:tab w:val="right" w:leader="dot" w:pos="9350"/>
            </w:tabs>
            <w:rPr>
              <w:rFonts w:eastAsiaTheme="minorEastAsia"/>
              <w:noProof/>
              <w:kern w:val="2"/>
              <w:sz w:val="24"/>
              <w:szCs w:val="24"/>
              <w:lang w:val="da-DK" w:eastAsia="da-DK"/>
              <w14:ligatures w14:val="standardContextual"/>
            </w:rPr>
          </w:pPr>
          <w:hyperlink w:anchor="_Toc224371841" w:history="1">
            <w:r w:rsidRPr="006968E9">
              <w:rPr>
                <w:rStyle w:val="Hyperlink"/>
                <w:noProof/>
              </w:rPr>
              <w:t>Arp</w:t>
            </w:r>
            <w:r>
              <w:rPr>
                <w:noProof/>
                <w:webHidden/>
              </w:rPr>
              <w:tab/>
            </w:r>
            <w:r>
              <w:rPr>
                <w:noProof/>
                <w:webHidden/>
              </w:rPr>
              <w:fldChar w:fldCharType="begin"/>
            </w:r>
            <w:r>
              <w:rPr>
                <w:noProof/>
                <w:webHidden/>
              </w:rPr>
              <w:instrText xml:space="preserve"> PAGEREF _Toc224371841 \h </w:instrText>
            </w:r>
            <w:r>
              <w:rPr>
                <w:noProof/>
                <w:webHidden/>
              </w:rPr>
            </w:r>
            <w:r>
              <w:rPr>
                <w:noProof/>
                <w:webHidden/>
              </w:rPr>
              <w:fldChar w:fldCharType="separate"/>
            </w:r>
            <w:r>
              <w:rPr>
                <w:noProof/>
                <w:webHidden/>
              </w:rPr>
              <w:t>12</w:t>
            </w:r>
            <w:r>
              <w:rPr>
                <w:noProof/>
                <w:webHidden/>
              </w:rPr>
              <w:fldChar w:fldCharType="end"/>
            </w:r>
          </w:hyperlink>
        </w:p>
        <w:p w14:paraId="01D917EB" w14:textId="39591DFB" w:rsidR="005478BA" w:rsidRDefault="005478BA">
          <w:pPr>
            <w:pStyle w:val="TOC3"/>
            <w:tabs>
              <w:tab w:val="right" w:leader="dot" w:pos="9350"/>
            </w:tabs>
            <w:rPr>
              <w:rFonts w:eastAsiaTheme="minorEastAsia"/>
              <w:noProof/>
              <w:kern w:val="2"/>
              <w:sz w:val="24"/>
              <w:szCs w:val="24"/>
              <w:lang w:val="da-DK" w:eastAsia="da-DK"/>
              <w14:ligatures w14:val="standardContextual"/>
            </w:rPr>
          </w:pPr>
          <w:hyperlink w:anchor="_Toc224371842" w:history="1">
            <w:r w:rsidRPr="006968E9">
              <w:rPr>
                <w:rStyle w:val="Hyperlink"/>
                <w:noProof/>
              </w:rPr>
              <w:t>Init</w:t>
            </w:r>
            <w:r>
              <w:rPr>
                <w:noProof/>
                <w:webHidden/>
              </w:rPr>
              <w:tab/>
            </w:r>
            <w:r>
              <w:rPr>
                <w:noProof/>
                <w:webHidden/>
              </w:rPr>
              <w:fldChar w:fldCharType="begin"/>
            </w:r>
            <w:r>
              <w:rPr>
                <w:noProof/>
                <w:webHidden/>
              </w:rPr>
              <w:instrText xml:space="preserve"> PAGEREF _Toc224371842 \h </w:instrText>
            </w:r>
            <w:r>
              <w:rPr>
                <w:noProof/>
                <w:webHidden/>
              </w:rPr>
            </w:r>
            <w:r>
              <w:rPr>
                <w:noProof/>
                <w:webHidden/>
              </w:rPr>
              <w:fldChar w:fldCharType="separate"/>
            </w:r>
            <w:r>
              <w:rPr>
                <w:noProof/>
                <w:webHidden/>
              </w:rPr>
              <w:t>12</w:t>
            </w:r>
            <w:r>
              <w:rPr>
                <w:noProof/>
                <w:webHidden/>
              </w:rPr>
              <w:fldChar w:fldCharType="end"/>
            </w:r>
          </w:hyperlink>
        </w:p>
        <w:p w14:paraId="007753F0" w14:textId="6E1D3B78" w:rsidR="005478BA" w:rsidRDefault="005478BA">
          <w:pPr>
            <w:pStyle w:val="TOC3"/>
            <w:tabs>
              <w:tab w:val="right" w:leader="dot" w:pos="9350"/>
            </w:tabs>
            <w:rPr>
              <w:rFonts w:eastAsiaTheme="minorEastAsia"/>
              <w:noProof/>
              <w:kern w:val="2"/>
              <w:sz w:val="24"/>
              <w:szCs w:val="24"/>
              <w:lang w:val="da-DK" w:eastAsia="da-DK"/>
              <w14:ligatures w14:val="standardContextual"/>
            </w:rPr>
          </w:pPr>
          <w:hyperlink w:anchor="_Toc224371843" w:history="1">
            <w:r w:rsidRPr="006968E9">
              <w:rPr>
                <w:rStyle w:val="Hyperlink"/>
                <w:noProof/>
              </w:rPr>
              <w:t>HR</w:t>
            </w:r>
            <w:r>
              <w:rPr>
                <w:noProof/>
                <w:webHidden/>
              </w:rPr>
              <w:tab/>
            </w:r>
            <w:r>
              <w:rPr>
                <w:noProof/>
                <w:webHidden/>
              </w:rPr>
              <w:fldChar w:fldCharType="begin"/>
            </w:r>
            <w:r>
              <w:rPr>
                <w:noProof/>
                <w:webHidden/>
              </w:rPr>
              <w:instrText xml:space="preserve"> PAGEREF _Toc224371843 \h </w:instrText>
            </w:r>
            <w:r>
              <w:rPr>
                <w:noProof/>
                <w:webHidden/>
              </w:rPr>
            </w:r>
            <w:r>
              <w:rPr>
                <w:noProof/>
                <w:webHidden/>
              </w:rPr>
              <w:fldChar w:fldCharType="separate"/>
            </w:r>
            <w:r>
              <w:rPr>
                <w:noProof/>
                <w:webHidden/>
              </w:rPr>
              <w:t>13</w:t>
            </w:r>
            <w:r>
              <w:rPr>
                <w:noProof/>
                <w:webHidden/>
              </w:rPr>
              <w:fldChar w:fldCharType="end"/>
            </w:r>
          </w:hyperlink>
        </w:p>
        <w:p w14:paraId="7CDBCF31" w14:textId="1D2B261E" w:rsidR="005478BA" w:rsidRDefault="005478BA">
          <w:pPr>
            <w:pStyle w:val="TOC3"/>
            <w:tabs>
              <w:tab w:val="right" w:leader="dot" w:pos="9350"/>
            </w:tabs>
            <w:rPr>
              <w:rFonts w:eastAsiaTheme="minorEastAsia"/>
              <w:noProof/>
              <w:kern w:val="2"/>
              <w:sz w:val="24"/>
              <w:szCs w:val="24"/>
              <w:lang w:val="da-DK" w:eastAsia="da-DK"/>
              <w14:ligatures w14:val="standardContextual"/>
            </w:rPr>
          </w:pPr>
          <w:hyperlink w:anchor="_Toc224371844" w:history="1">
            <w:r w:rsidRPr="006968E9">
              <w:rPr>
                <w:rStyle w:val="Hyperlink"/>
                <w:noProof/>
              </w:rPr>
              <w:t>Tempo</w:t>
            </w:r>
            <w:r>
              <w:rPr>
                <w:noProof/>
                <w:webHidden/>
              </w:rPr>
              <w:tab/>
            </w:r>
            <w:r>
              <w:rPr>
                <w:noProof/>
                <w:webHidden/>
              </w:rPr>
              <w:fldChar w:fldCharType="begin"/>
            </w:r>
            <w:r>
              <w:rPr>
                <w:noProof/>
                <w:webHidden/>
              </w:rPr>
              <w:instrText xml:space="preserve"> PAGEREF _Toc224371844 \h </w:instrText>
            </w:r>
            <w:r>
              <w:rPr>
                <w:noProof/>
                <w:webHidden/>
              </w:rPr>
            </w:r>
            <w:r>
              <w:rPr>
                <w:noProof/>
                <w:webHidden/>
              </w:rPr>
              <w:fldChar w:fldCharType="separate"/>
            </w:r>
            <w:r>
              <w:rPr>
                <w:noProof/>
                <w:webHidden/>
              </w:rPr>
              <w:t>13</w:t>
            </w:r>
            <w:r>
              <w:rPr>
                <w:noProof/>
                <w:webHidden/>
              </w:rPr>
              <w:fldChar w:fldCharType="end"/>
            </w:r>
          </w:hyperlink>
        </w:p>
        <w:p w14:paraId="17A873B3" w14:textId="1BEE5AF1"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45" w:history="1">
            <w:r w:rsidRPr="006968E9">
              <w:rPr>
                <w:rStyle w:val="Hyperlink"/>
                <w:noProof/>
              </w:rPr>
              <w:t>Multiple songs</w:t>
            </w:r>
            <w:r>
              <w:rPr>
                <w:noProof/>
                <w:webHidden/>
              </w:rPr>
              <w:tab/>
            </w:r>
            <w:r>
              <w:rPr>
                <w:noProof/>
                <w:webHidden/>
              </w:rPr>
              <w:fldChar w:fldCharType="begin"/>
            </w:r>
            <w:r>
              <w:rPr>
                <w:noProof/>
                <w:webHidden/>
              </w:rPr>
              <w:instrText xml:space="preserve"> PAGEREF _Toc224371845 \h </w:instrText>
            </w:r>
            <w:r>
              <w:rPr>
                <w:noProof/>
                <w:webHidden/>
              </w:rPr>
            </w:r>
            <w:r>
              <w:rPr>
                <w:noProof/>
                <w:webHidden/>
              </w:rPr>
              <w:fldChar w:fldCharType="separate"/>
            </w:r>
            <w:r>
              <w:rPr>
                <w:noProof/>
                <w:webHidden/>
              </w:rPr>
              <w:t>14</w:t>
            </w:r>
            <w:r>
              <w:rPr>
                <w:noProof/>
                <w:webHidden/>
              </w:rPr>
              <w:fldChar w:fldCharType="end"/>
            </w:r>
          </w:hyperlink>
        </w:p>
        <w:p w14:paraId="346B45DD" w14:textId="4B88459F"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46" w:history="1">
            <w:r w:rsidRPr="006968E9">
              <w:rPr>
                <w:rStyle w:val="Hyperlink"/>
                <w:noProof/>
              </w:rPr>
              <w:t>Changing drivers</w:t>
            </w:r>
            <w:r>
              <w:rPr>
                <w:noProof/>
                <w:webHidden/>
              </w:rPr>
              <w:tab/>
            </w:r>
            <w:r>
              <w:rPr>
                <w:noProof/>
                <w:webHidden/>
              </w:rPr>
              <w:fldChar w:fldCharType="begin"/>
            </w:r>
            <w:r>
              <w:rPr>
                <w:noProof/>
                <w:webHidden/>
              </w:rPr>
              <w:instrText xml:space="preserve"> PAGEREF _Toc224371846 \h </w:instrText>
            </w:r>
            <w:r>
              <w:rPr>
                <w:noProof/>
                <w:webHidden/>
              </w:rPr>
            </w:r>
            <w:r>
              <w:rPr>
                <w:noProof/>
                <w:webHidden/>
              </w:rPr>
              <w:fldChar w:fldCharType="separate"/>
            </w:r>
            <w:r>
              <w:rPr>
                <w:noProof/>
                <w:webHidden/>
              </w:rPr>
              <w:t>14</w:t>
            </w:r>
            <w:r>
              <w:rPr>
                <w:noProof/>
                <w:webHidden/>
              </w:rPr>
              <w:fldChar w:fldCharType="end"/>
            </w:r>
          </w:hyperlink>
        </w:p>
        <w:p w14:paraId="1263ECBB" w14:textId="4FB48D5B"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47" w:history="1">
            <w:r w:rsidRPr="006968E9">
              <w:rPr>
                <w:rStyle w:val="Hyperlink"/>
                <w:noProof/>
              </w:rPr>
              <w:t>Changing the settings</w:t>
            </w:r>
            <w:r>
              <w:rPr>
                <w:noProof/>
                <w:webHidden/>
              </w:rPr>
              <w:tab/>
            </w:r>
            <w:r>
              <w:rPr>
                <w:noProof/>
                <w:webHidden/>
              </w:rPr>
              <w:fldChar w:fldCharType="begin"/>
            </w:r>
            <w:r>
              <w:rPr>
                <w:noProof/>
                <w:webHidden/>
              </w:rPr>
              <w:instrText xml:space="preserve"> PAGEREF _Toc224371847 \h </w:instrText>
            </w:r>
            <w:r>
              <w:rPr>
                <w:noProof/>
                <w:webHidden/>
              </w:rPr>
            </w:r>
            <w:r>
              <w:rPr>
                <w:noProof/>
                <w:webHidden/>
              </w:rPr>
              <w:fldChar w:fldCharType="separate"/>
            </w:r>
            <w:r>
              <w:rPr>
                <w:noProof/>
                <w:webHidden/>
              </w:rPr>
              <w:t>15</w:t>
            </w:r>
            <w:r>
              <w:rPr>
                <w:noProof/>
                <w:webHidden/>
              </w:rPr>
              <w:fldChar w:fldCharType="end"/>
            </w:r>
          </w:hyperlink>
        </w:p>
        <w:p w14:paraId="1E7D7350" w14:textId="7537940D"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48" w:history="1">
            <w:r w:rsidRPr="006968E9">
              <w:rPr>
                <w:rStyle w:val="Hyperlink"/>
                <w:noProof/>
              </w:rPr>
              <w:t>Converting</w:t>
            </w:r>
            <w:r>
              <w:rPr>
                <w:noProof/>
                <w:webHidden/>
              </w:rPr>
              <w:tab/>
            </w:r>
            <w:r>
              <w:rPr>
                <w:noProof/>
                <w:webHidden/>
              </w:rPr>
              <w:fldChar w:fldCharType="begin"/>
            </w:r>
            <w:r>
              <w:rPr>
                <w:noProof/>
                <w:webHidden/>
              </w:rPr>
              <w:instrText xml:space="preserve"> PAGEREF _Toc224371848 \h </w:instrText>
            </w:r>
            <w:r>
              <w:rPr>
                <w:noProof/>
                <w:webHidden/>
              </w:rPr>
            </w:r>
            <w:r>
              <w:rPr>
                <w:noProof/>
                <w:webHidden/>
              </w:rPr>
              <w:fldChar w:fldCharType="separate"/>
            </w:r>
            <w:r>
              <w:rPr>
                <w:noProof/>
                <w:webHidden/>
              </w:rPr>
              <w:t>15</w:t>
            </w:r>
            <w:r>
              <w:rPr>
                <w:noProof/>
                <w:webHidden/>
              </w:rPr>
              <w:fldChar w:fldCharType="end"/>
            </w:r>
          </w:hyperlink>
        </w:p>
        <w:p w14:paraId="4DBD9270" w14:textId="2551A9C2"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49" w:history="1">
            <w:r w:rsidRPr="006968E9">
              <w:rPr>
                <w:rStyle w:val="Hyperlink"/>
                <w:noProof/>
              </w:rPr>
              <w:t>Packing</w:t>
            </w:r>
            <w:r>
              <w:rPr>
                <w:noProof/>
                <w:webHidden/>
              </w:rPr>
              <w:tab/>
            </w:r>
            <w:r>
              <w:rPr>
                <w:noProof/>
                <w:webHidden/>
              </w:rPr>
              <w:fldChar w:fldCharType="begin"/>
            </w:r>
            <w:r>
              <w:rPr>
                <w:noProof/>
                <w:webHidden/>
              </w:rPr>
              <w:instrText xml:space="preserve"> PAGEREF _Toc224371849 \h </w:instrText>
            </w:r>
            <w:r>
              <w:rPr>
                <w:noProof/>
                <w:webHidden/>
              </w:rPr>
            </w:r>
            <w:r>
              <w:rPr>
                <w:noProof/>
                <w:webHidden/>
              </w:rPr>
              <w:fldChar w:fldCharType="separate"/>
            </w:r>
            <w:r>
              <w:rPr>
                <w:noProof/>
                <w:webHidden/>
              </w:rPr>
              <w:t>16</w:t>
            </w:r>
            <w:r>
              <w:rPr>
                <w:noProof/>
                <w:webHidden/>
              </w:rPr>
              <w:fldChar w:fldCharType="end"/>
            </w:r>
          </w:hyperlink>
        </w:p>
        <w:p w14:paraId="7CA7AC60" w14:textId="5F0DAFCE"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50" w:history="1">
            <w:r w:rsidRPr="006968E9">
              <w:rPr>
                <w:rStyle w:val="Hyperlink"/>
                <w:noProof/>
              </w:rPr>
              <w:t>ASID</w:t>
            </w:r>
            <w:r>
              <w:rPr>
                <w:noProof/>
                <w:webHidden/>
              </w:rPr>
              <w:tab/>
            </w:r>
            <w:r>
              <w:rPr>
                <w:noProof/>
                <w:webHidden/>
              </w:rPr>
              <w:fldChar w:fldCharType="begin"/>
            </w:r>
            <w:r>
              <w:rPr>
                <w:noProof/>
                <w:webHidden/>
              </w:rPr>
              <w:instrText xml:space="preserve"> PAGEREF _Toc224371850 \h </w:instrText>
            </w:r>
            <w:r>
              <w:rPr>
                <w:noProof/>
                <w:webHidden/>
              </w:rPr>
            </w:r>
            <w:r>
              <w:rPr>
                <w:noProof/>
                <w:webHidden/>
              </w:rPr>
              <w:fldChar w:fldCharType="separate"/>
            </w:r>
            <w:r>
              <w:rPr>
                <w:noProof/>
                <w:webHidden/>
              </w:rPr>
              <w:t>17</w:t>
            </w:r>
            <w:r>
              <w:rPr>
                <w:noProof/>
                <w:webHidden/>
              </w:rPr>
              <w:fldChar w:fldCharType="end"/>
            </w:r>
          </w:hyperlink>
        </w:p>
        <w:p w14:paraId="478CC8F9" w14:textId="4671E4B0" w:rsidR="005478BA" w:rsidRDefault="005478BA">
          <w:pPr>
            <w:pStyle w:val="TOC1"/>
            <w:tabs>
              <w:tab w:val="right" w:leader="dot" w:pos="9350"/>
            </w:tabs>
            <w:rPr>
              <w:rFonts w:eastAsiaTheme="minorEastAsia"/>
              <w:noProof/>
              <w:kern w:val="2"/>
              <w:sz w:val="24"/>
              <w:szCs w:val="24"/>
              <w:lang w:val="da-DK" w:eastAsia="da-DK"/>
              <w14:ligatures w14:val="standardContextual"/>
            </w:rPr>
          </w:pPr>
          <w:hyperlink w:anchor="_Toc224371851" w:history="1">
            <w:r w:rsidRPr="006968E9">
              <w:rPr>
                <w:rStyle w:val="Hyperlink"/>
                <w:noProof/>
              </w:rPr>
              <w:t>Controls</w:t>
            </w:r>
            <w:r>
              <w:rPr>
                <w:noProof/>
                <w:webHidden/>
              </w:rPr>
              <w:tab/>
            </w:r>
            <w:r>
              <w:rPr>
                <w:noProof/>
                <w:webHidden/>
              </w:rPr>
              <w:fldChar w:fldCharType="begin"/>
            </w:r>
            <w:r>
              <w:rPr>
                <w:noProof/>
                <w:webHidden/>
              </w:rPr>
              <w:instrText xml:space="preserve"> PAGEREF _Toc224371851 \h </w:instrText>
            </w:r>
            <w:r>
              <w:rPr>
                <w:noProof/>
                <w:webHidden/>
              </w:rPr>
            </w:r>
            <w:r>
              <w:rPr>
                <w:noProof/>
                <w:webHidden/>
              </w:rPr>
              <w:fldChar w:fldCharType="separate"/>
            </w:r>
            <w:r>
              <w:rPr>
                <w:noProof/>
                <w:webHidden/>
              </w:rPr>
              <w:t>18</w:t>
            </w:r>
            <w:r>
              <w:rPr>
                <w:noProof/>
                <w:webHidden/>
              </w:rPr>
              <w:fldChar w:fldCharType="end"/>
            </w:r>
          </w:hyperlink>
        </w:p>
        <w:p w14:paraId="7F06DA16" w14:textId="4DB704E9"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52" w:history="1">
            <w:r w:rsidRPr="006968E9">
              <w:rPr>
                <w:rStyle w:val="Hyperlink"/>
                <w:noProof/>
              </w:rPr>
              <w:t>Startup</w:t>
            </w:r>
            <w:r>
              <w:rPr>
                <w:noProof/>
                <w:webHidden/>
              </w:rPr>
              <w:tab/>
            </w:r>
            <w:r>
              <w:rPr>
                <w:noProof/>
                <w:webHidden/>
              </w:rPr>
              <w:fldChar w:fldCharType="begin"/>
            </w:r>
            <w:r>
              <w:rPr>
                <w:noProof/>
                <w:webHidden/>
              </w:rPr>
              <w:instrText xml:space="preserve"> PAGEREF _Toc224371852 \h </w:instrText>
            </w:r>
            <w:r>
              <w:rPr>
                <w:noProof/>
                <w:webHidden/>
              </w:rPr>
            </w:r>
            <w:r>
              <w:rPr>
                <w:noProof/>
                <w:webHidden/>
              </w:rPr>
              <w:fldChar w:fldCharType="separate"/>
            </w:r>
            <w:r>
              <w:rPr>
                <w:noProof/>
                <w:webHidden/>
              </w:rPr>
              <w:t>18</w:t>
            </w:r>
            <w:r>
              <w:rPr>
                <w:noProof/>
                <w:webHidden/>
              </w:rPr>
              <w:fldChar w:fldCharType="end"/>
            </w:r>
          </w:hyperlink>
        </w:p>
        <w:p w14:paraId="44E971D5" w14:textId="31433E34"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53" w:history="1">
            <w:r w:rsidRPr="006968E9">
              <w:rPr>
                <w:rStyle w:val="Hyperlink"/>
                <w:noProof/>
              </w:rPr>
              <w:t>Files</w:t>
            </w:r>
            <w:r>
              <w:rPr>
                <w:noProof/>
                <w:webHidden/>
              </w:rPr>
              <w:tab/>
            </w:r>
            <w:r>
              <w:rPr>
                <w:noProof/>
                <w:webHidden/>
              </w:rPr>
              <w:fldChar w:fldCharType="begin"/>
            </w:r>
            <w:r>
              <w:rPr>
                <w:noProof/>
                <w:webHidden/>
              </w:rPr>
              <w:instrText xml:space="preserve"> PAGEREF _Toc224371853 \h </w:instrText>
            </w:r>
            <w:r>
              <w:rPr>
                <w:noProof/>
                <w:webHidden/>
              </w:rPr>
            </w:r>
            <w:r>
              <w:rPr>
                <w:noProof/>
                <w:webHidden/>
              </w:rPr>
              <w:fldChar w:fldCharType="separate"/>
            </w:r>
            <w:r>
              <w:rPr>
                <w:noProof/>
                <w:webHidden/>
              </w:rPr>
              <w:t>18</w:t>
            </w:r>
            <w:r>
              <w:rPr>
                <w:noProof/>
                <w:webHidden/>
              </w:rPr>
              <w:fldChar w:fldCharType="end"/>
            </w:r>
          </w:hyperlink>
        </w:p>
        <w:p w14:paraId="4AC0CB53" w14:textId="14088256"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54" w:history="1">
            <w:r w:rsidRPr="006968E9">
              <w:rPr>
                <w:rStyle w:val="Hyperlink"/>
                <w:noProof/>
              </w:rPr>
              <w:t>Playing</w:t>
            </w:r>
            <w:r>
              <w:rPr>
                <w:noProof/>
                <w:webHidden/>
              </w:rPr>
              <w:tab/>
            </w:r>
            <w:r>
              <w:rPr>
                <w:noProof/>
                <w:webHidden/>
              </w:rPr>
              <w:fldChar w:fldCharType="begin"/>
            </w:r>
            <w:r>
              <w:rPr>
                <w:noProof/>
                <w:webHidden/>
              </w:rPr>
              <w:instrText xml:space="preserve"> PAGEREF _Toc224371854 \h </w:instrText>
            </w:r>
            <w:r>
              <w:rPr>
                <w:noProof/>
                <w:webHidden/>
              </w:rPr>
            </w:r>
            <w:r>
              <w:rPr>
                <w:noProof/>
                <w:webHidden/>
              </w:rPr>
              <w:fldChar w:fldCharType="separate"/>
            </w:r>
            <w:r>
              <w:rPr>
                <w:noProof/>
                <w:webHidden/>
              </w:rPr>
              <w:t>18</w:t>
            </w:r>
            <w:r>
              <w:rPr>
                <w:noProof/>
                <w:webHidden/>
              </w:rPr>
              <w:fldChar w:fldCharType="end"/>
            </w:r>
          </w:hyperlink>
        </w:p>
        <w:p w14:paraId="61450BE9" w14:textId="441A4994"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55" w:history="1">
            <w:r w:rsidRPr="006968E9">
              <w:rPr>
                <w:rStyle w:val="Hyperlink"/>
                <w:noProof/>
              </w:rPr>
              <w:t>Tracks</w:t>
            </w:r>
            <w:r>
              <w:rPr>
                <w:noProof/>
                <w:webHidden/>
              </w:rPr>
              <w:tab/>
            </w:r>
            <w:r>
              <w:rPr>
                <w:noProof/>
                <w:webHidden/>
              </w:rPr>
              <w:fldChar w:fldCharType="begin"/>
            </w:r>
            <w:r>
              <w:rPr>
                <w:noProof/>
                <w:webHidden/>
              </w:rPr>
              <w:instrText xml:space="preserve"> PAGEREF _Toc224371855 \h </w:instrText>
            </w:r>
            <w:r>
              <w:rPr>
                <w:noProof/>
                <w:webHidden/>
              </w:rPr>
            </w:r>
            <w:r>
              <w:rPr>
                <w:noProof/>
                <w:webHidden/>
              </w:rPr>
              <w:fldChar w:fldCharType="separate"/>
            </w:r>
            <w:r>
              <w:rPr>
                <w:noProof/>
                <w:webHidden/>
              </w:rPr>
              <w:t>19</w:t>
            </w:r>
            <w:r>
              <w:rPr>
                <w:noProof/>
                <w:webHidden/>
              </w:rPr>
              <w:fldChar w:fldCharType="end"/>
            </w:r>
          </w:hyperlink>
        </w:p>
        <w:p w14:paraId="30E6E4E7" w14:textId="034D1284"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56" w:history="1">
            <w:r w:rsidRPr="006968E9">
              <w:rPr>
                <w:rStyle w:val="Hyperlink"/>
                <w:noProof/>
              </w:rPr>
              <w:t>Order list</w:t>
            </w:r>
            <w:r>
              <w:rPr>
                <w:noProof/>
                <w:webHidden/>
              </w:rPr>
              <w:tab/>
            </w:r>
            <w:r>
              <w:rPr>
                <w:noProof/>
                <w:webHidden/>
              </w:rPr>
              <w:fldChar w:fldCharType="begin"/>
            </w:r>
            <w:r>
              <w:rPr>
                <w:noProof/>
                <w:webHidden/>
              </w:rPr>
              <w:instrText xml:space="preserve"> PAGEREF _Toc224371856 \h </w:instrText>
            </w:r>
            <w:r>
              <w:rPr>
                <w:noProof/>
                <w:webHidden/>
              </w:rPr>
            </w:r>
            <w:r>
              <w:rPr>
                <w:noProof/>
                <w:webHidden/>
              </w:rPr>
              <w:fldChar w:fldCharType="separate"/>
            </w:r>
            <w:r>
              <w:rPr>
                <w:noProof/>
                <w:webHidden/>
              </w:rPr>
              <w:t>19</w:t>
            </w:r>
            <w:r>
              <w:rPr>
                <w:noProof/>
                <w:webHidden/>
              </w:rPr>
              <w:fldChar w:fldCharType="end"/>
            </w:r>
          </w:hyperlink>
        </w:p>
        <w:p w14:paraId="24E8440B" w14:textId="34DF144A"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57" w:history="1">
            <w:r w:rsidRPr="006968E9">
              <w:rPr>
                <w:rStyle w:val="Hyperlink"/>
                <w:noProof/>
              </w:rPr>
              <w:t>Sequences</w:t>
            </w:r>
            <w:r>
              <w:rPr>
                <w:noProof/>
                <w:webHidden/>
              </w:rPr>
              <w:tab/>
            </w:r>
            <w:r>
              <w:rPr>
                <w:noProof/>
                <w:webHidden/>
              </w:rPr>
              <w:fldChar w:fldCharType="begin"/>
            </w:r>
            <w:r>
              <w:rPr>
                <w:noProof/>
                <w:webHidden/>
              </w:rPr>
              <w:instrText xml:space="preserve"> PAGEREF _Toc224371857 \h </w:instrText>
            </w:r>
            <w:r>
              <w:rPr>
                <w:noProof/>
                <w:webHidden/>
              </w:rPr>
            </w:r>
            <w:r>
              <w:rPr>
                <w:noProof/>
                <w:webHidden/>
              </w:rPr>
              <w:fldChar w:fldCharType="separate"/>
            </w:r>
            <w:r>
              <w:rPr>
                <w:noProof/>
                <w:webHidden/>
              </w:rPr>
              <w:t>20</w:t>
            </w:r>
            <w:r>
              <w:rPr>
                <w:noProof/>
                <w:webHidden/>
              </w:rPr>
              <w:fldChar w:fldCharType="end"/>
            </w:r>
          </w:hyperlink>
        </w:p>
        <w:p w14:paraId="7D871077" w14:textId="215CCF45"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58" w:history="1">
            <w:r w:rsidRPr="006968E9">
              <w:rPr>
                <w:rStyle w:val="Hyperlink"/>
                <w:noProof/>
              </w:rPr>
              <w:t>Tables</w:t>
            </w:r>
            <w:r>
              <w:rPr>
                <w:noProof/>
                <w:webHidden/>
              </w:rPr>
              <w:tab/>
            </w:r>
            <w:r>
              <w:rPr>
                <w:noProof/>
                <w:webHidden/>
              </w:rPr>
              <w:fldChar w:fldCharType="begin"/>
            </w:r>
            <w:r>
              <w:rPr>
                <w:noProof/>
                <w:webHidden/>
              </w:rPr>
              <w:instrText xml:space="preserve"> PAGEREF _Toc224371858 \h </w:instrText>
            </w:r>
            <w:r>
              <w:rPr>
                <w:noProof/>
                <w:webHidden/>
              </w:rPr>
            </w:r>
            <w:r>
              <w:rPr>
                <w:noProof/>
                <w:webHidden/>
              </w:rPr>
              <w:fldChar w:fldCharType="separate"/>
            </w:r>
            <w:r>
              <w:rPr>
                <w:noProof/>
                <w:webHidden/>
              </w:rPr>
              <w:t>20</w:t>
            </w:r>
            <w:r>
              <w:rPr>
                <w:noProof/>
                <w:webHidden/>
              </w:rPr>
              <w:fldChar w:fldCharType="end"/>
            </w:r>
          </w:hyperlink>
        </w:p>
        <w:p w14:paraId="418FA775" w14:textId="0779BA7B"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59" w:history="1">
            <w:r w:rsidRPr="006968E9">
              <w:rPr>
                <w:rStyle w:val="Hyperlink"/>
                <w:noProof/>
              </w:rPr>
              <w:t>Options</w:t>
            </w:r>
            <w:r>
              <w:rPr>
                <w:noProof/>
                <w:webHidden/>
              </w:rPr>
              <w:tab/>
            </w:r>
            <w:r>
              <w:rPr>
                <w:noProof/>
                <w:webHidden/>
              </w:rPr>
              <w:fldChar w:fldCharType="begin"/>
            </w:r>
            <w:r>
              <w:rPr>
                <w:noProof/>
                <w:webHidden/>
              </w:rPr>
              <w:instrText xml:space="preserve"> PAGEREF _Toc224371859 \h </w:instrText>
            </w:r>
            <w:r>
              <w:rPr>
                <w:noProof/>
                <w:webHidden/>
              </w:rPr>
            </w:r>
            <w:r>
              <w:rPr>
                <w:noProof/>
                <w:webHidden/>
              </w:rPr>
              <w:fldChar w:fldCharType="separate"/>
            </w:r>
            <w:r>
              <w:rPr>
                <w:noProof/>
                <w:webHidden/>
              </w:rPr>
              <w:t>21</w:t>
            </w:r>
            <w:r>
              <w:rPr>
                <w:noProof/>
                <w:webHidden/>
              </w:rPr>
              <w:fldChar w:fldCharType="end"/>
            </w:r>
          </w:hyperlink>
        </w:p>
        <w:p w14:paraId="3F1801A8" w14:textId="162E3343"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60" w:history="1">
            <w:r w:rsidRPr="006968E9">
              <w:rPr>
                <w:rStyle w:val="Hyperlink"/>
                <w:noProof/>
              </w:rPr>
              <w:t>Song list</w:t>
            </w:r>
            <w:r>
              <w:rPr>
                <w:noProof/>
                <w:webHidden/>
              </w:rPr>
              <w:tab/>
            </w:r>
            <w:r>
              <w:rPr>
                <w:noProof/>
                <w:webHidden/>
              </w:rPr>
              <w:fldChar w:fldCharType="begin"/>
            </w:r>
            <w:r>
              <w:rPr>
                <w:noProof/>
                <w:webHidden/>
              </w:rPr>
              <w:instrText xml:space="preserve"> PAGEREF _Toc224371860 \h </w:instrText>
            </w:r>
            <w:r>
              <w:rPr>
                <w:noProof/>
                <w:webHidden/>
              </w:rPr>
            </w:r>
            <w:r>
              <w:rPr>
                <w:noProof/>
                <w:webHidden/>
              </w:rPr>
              <w:fldChar w:fldCharType="separate"/>
            </w:r>
            <w:r>
              <w:rPr>
                <w:noProof/>
                <w:webHidden/>
              </w:rPr>
              <w:t>21</w:t>
            </w:r>
            <w:r>
              <w:rPr>
                <w:noProof/>
                <w:webHidden/>
              </w:rPr>
              <w:fldChar w:fldCharType="end"/>
            </w:r>
          </w:hyperlink>
        </w:p>
        <w:p w14:paraId="17044ED1" w14:textId="6749E200" w:rsidR="005478BA" w:rsidRDefault="005478BA">
          <w:pPr>
            <w:pStyle w:val="TOC2"/>
            <w:tabs>
              <w:tab w:val="right" w:leader="dot" w:pos="9350"/>
            </w:tabs>
            <w:rPr>
              <w:rFonts w:eastAsiaTheme="minorEastAsia"/>
              <w:noProof/>
              <w:kern w:val="2"/>
              <w:sz w:val="24"/>
              <w:szCs w:val="24"/>
              <w:lang w:val="da-DK" w:eastAsia="da-DK"/>
              <w14:ligatures w14:val="standardContextual"/>
            </w:rPr>
          </w:pPr>
          <w:hyperlink w:anchor="_Toc224371861" w:history="1">
            <w:r w:rsidRPr="006968E9">
              <w:rPr>
                <w:rStyle w:val="Hyperlink"/>
                <w:noProof/>
              </w:rPr>
              <w:t>Bookmarks</w:t>
            </w:r>
            <w:r>
              <w:rPr>
                <w:noProof/>
                <w:webHidden/>
              </w:rPr>
              <w:tab/>
            </w:r>
            <w:r>
              <w:rPr>
                <w:noProof/>
                <w:webHidden/>
              </w:rPr>
              <w:fldChar w:fldCharType="begin"/>
            </w:r>
            <w:r>
              <w:rPr>
                <w:noProof/>
                <w:webHidden/>
              </w:rPr>
              <w:instrText xml:space="preserve"> PAGEREF _Toc224371861 \h </w:instrText>
            </w:r>
            <w:r>
              <w:rPr>
                <w:noProof/>
                <w:webHidden/>
              </w:rPr>
            </w:r>
            <w:r>
              <w:rPr>
                <w:noProof/>
                <w:webHidden/>
              </w:rPr>
              <w:fldChar w:fldCharType="separate"/>
            </w:r>
            <w:r>
              <w:rPr>
                <w:noProof/>
                <w:webHidden/>
              </w:rPr>
              <w:t>21</w:t>
            </w:r>
            <w:r>
              <w:rPr>
                <w:noProof/>
                <w:webHidden/>
              </w:rPr>
              <w:fldChar w:fldCharType="end"/>
            </w:r>
          </w:hyperlink>
        </w:p>
        <w:p w14:paraId="6D56B0E0" w14:textId="1B507807" w:rsidR="0038024D" w:rsidRDefault="0039511A">
          <w:r>
            <w:fldChar w:fldCharType="end"/>
          </w:r>
        </w:p>
      </w:sdtContent>
    </w:sdt>
    <w:p w14:paraId="31CC7B49" w14:textId="77777777" w:rsidR="00D31EE9" w:rsidRDefault="00D31EE9">
      <w:pPr>
        <w:spacing w:after="0" w:line="240" w:lineRule="auto"/>
        <w:rPr>
          <w:rFonts w:eastAsiaTheme="majorEastAsia" w:cstheme="minorHAnsi"/>
          <w:color w:val="003399"/>
          <w:sz w:val="48"/>
          <w:szCs w:val="48"/>
        </w:rPr>
      </w:pPr>
      <w:r>
        <w:br w:type="page"/>
      </w:r>
    </w:p>
    <w:p w14:paraId="0CA26761" w14:textId="77777777" w:rsidR="0038024D" w:rsidRDefault="0039511A">
      <w:pPr>
        <w:pStyle w:val="Heading1"/>
      </w:pPr>
      <w:bookmarkStart w:id="1" w:name="_Toc224371826"/>
      <w:r>
        <w:lastRenderedPageBreak/>
        <w:t>Introduction</w:t>
      </w:r>
      <w:bookmarkEnd w:id="1"/>
    </w:p>
    <w:p w14:paraId="4D64AF22" w14:textId="77777777" w:rsidR="0038024D" w:rsidRDefault="0039511A">
      <w:hyperlink r:id="rId6">
        <w:r>
          <w:rPr>
            <w:rStyle w:val="Hyperlink"/>
          </w:rPr>
          <w:t>SID Factory II</w:t>
        </w:r>
      </w:hyperlink>
      <w:r>
        <w:t xml:space="preserve"> is a cross-platform music editor for editing SID music that can be played on a Commodore 64. The project was started by Thomas Egeskov Petersen (also known as Laxity) with the ambition of combining the emulation of MOS6510 code and SID sound with an editing environment that will provide close to full consistency between the work in progress and the final product.</w:t>
      </w:r>
    </w:p>
    <w:p w14:paraId="2A9F7C5A" w14:textId="77777777" w:rsidR="0038024D" w:rsidRDefault="0039511A">
      <w:r>
        <w:t xml:space="preserve">It is the modern successor to the </w:t>
      </w:r>
      <w:hyperlink r:id="rId7">
        <w:r>
          <w:rPr>
            <w:rStyle w:val="Hyperlink"/>
          </w:rPr>
          <w:t>native C64 editor</w:t>
        </w:r>
      </w:hyperlink>
      <w:r>
        <w:t xml:space="preserve"> from 2006.</w:t>
      </w:r>
    </w:p>
    <w:p w14:paraId="437249BC" w14:textId="77777777" w:rsidR="0038024D" w:rsidRDefault="0039511A">
      <w:r>
        <w:t>The editor has been compiled for Windows and Mac under GNU General Public License v2.</w:t>
      </w:r>
    </w:p>
    <w:p w14:paraId="598F25A1" w14:textId="77777777" w:rsidR="0038024D" w:rsidRDefault="0039511A">
      <w:r>
        <w:t xml:space="preserve">As a cross-platform editor, SID Factory II joins the fierce competition of other cross-platform editors such as </w:t>
      </w:r>
      <w:hyperlink r:id="rId8">
        <w:r>
          <w:rPr>
            <w:rStyle w:val="Hyperlink"/>
          </w:rPr>
          <w:t>GoatTracker 2</w:t>
        </w:r>
      </w:hyperlink>
      <w:r>
        <w:t xml:space="preserve"> and </w:t>
      </w:r>
      <w:hyperlink r:id="rId9">
        <w:r>
          <w:rPr>
            <w:rStyle w:val="Hyperlink"/>
          </w:rPr>
          <w:t>CheeseCutter</w:t>
        </w:r>
      </w:hyperlink>
      <w:r>
        <w:t xml:space="preserve">. SID Factory II works in much the same manner as these editors by using </w:t>
      </w:r>
      <w:hyperlink r:id="rId10">
        <w:r>
          <w:rPr>
            <w:rStyle w:val="Hyperlink"/>
          </w:rPr>
          <w:t>SDL</w:t>
        </w:r>
      </w:hyperlink>
      <w:r>
        <w:t xml:space="preserve"> and a text interface, hitting hotkeys for notes, and typing hexadecimal values for instruments, commands, and support tables.</w:t>
      </w:r>
    </w:p>
    <w:p w14:paraId="63A37D29" w14:textId="77777777" w:rsidR="0038024D" w:rsidRDefault="0039511A">
      <w:pPr>
        <w:pStyle w:val="Heading2"/>
      </w:pPr>
      <w:bookmarkStart w:id="2" w:name="_Toc224371827"/>
      <w:r>
        <w:t>Noteworthy features</w:t>
      </w:r>
      <w:bookmarkEnd w:id="2"/>
    </w:p>
    <w:p w14:paraId="12056869" w14:textId="77777777" w:rsidR="0038024D" w:rsidRDefault="0039511A">
      <w:r>
        <w:t>If you are already quite familiar with the latest C64 editors, you may be wondering what is so special about SID Factory II. Here is what we consider unique about it.</w:t>
      </w:r>
    </w:p>
    <w:p w14:paraId="748347CD" w14:textId="77777777" w:rsidR="0038024D" w:rsidRDefault="0039511A">
      <w:pPr>
        <w:pStyle w:val="ListParagraph"/>
        <w:numPr>
          <w:ilvl w:val="0"/>
          <w:numId w:val="2"/>
        </w:numPr>
      </w:pPr>
      <w:r>
        <w:t>It packs the sequences in real time as you edit them. This means that what you hear is pretty much what you get. Less nasty surprises when packing the tune in the end.</w:t>
      </w:r>
    </w:p>
    <w:p w14:paraId="6B66847F" w14:textId="77777777" w:rsidR="0038024D" w:rsidRDefault="0039511A">
      <w:pPr>
        <w:pStyle w:val="ListParagraph"/>
        <w:numPr>
          <w:ilvl w:val="0"/>
          <w:numId w:val="2"/>
        </w:numPr>
      </w:pPr>
      <w:r>
        <w:t xml:space="preserve">Because the sequences are packed in real time, they can be extremely long. The cap is currently 1024 rows, </w:t>
      </w:r>
      <w:proofErr w:type="gramStart"/>
      <w:r>
        <w:t>as long as</w:t>
      </w:r>
      <w:proofErr w:type="gramEnd"/>
      <w:r>
        <w:t xml:space="preserve"> the data in it can be packed below 256 bytes.</w:t>
      </w:r>
    </w:p>
    <w:p w14:paraId="56F5F43F" w14:textId="0542237C" w:rsidR="0038024D" w:rsidRDefault="0039511A">
      <w:pPr>
        <w:pStyle w:val="ListParagraph"/>
        <w:numPr>
          <w:ilvl w:val="0"/>
          <w:numId w:val="2"/>
        </w:numPr>
      </w:pPr>
      <w:r>
        <w:t xml:space="preserve">The song list </w:t>
      </w:r>
      <w:r w:rsidR="000E4CBC">
        <w:t>on</w:t>
      </w:r>
      <w:r>
        <w:t xml:space="preserve"> the left side gives a strong overview of the sequences, with spaced distances to align everything correctly. </w:t>
      </w:r>
      <w:r w:rsidR="005C2005">
        <w:t>You can also edit d</w:t>
      </w:r>
      <w:r>
        <w:t xml:space="preserve">escriptions </w:t>
      </w:r>
      <w:r w:rsidR="00315A7E">
        <w:t>and copy ranges of sequences.</w:t>
      </w:r>
    </w:p>
    <w:p w14:paraId="34A7F552" w14:textId="77777777" w:rsidR="0038024D" w:rsidRDefault="0039511A">
      <w:pPr>
        <w:pStyle w:val="ListParagraph"/>
        <w:numPr>
          <w:ilvl w:val="0"/>
          <w:numId w:val="2"/>
        </w:numPr>
      </w:pPr>
      <w:r>
        <w:t>The driver system is modular and there is already a wide selection of drivers available, some of which are designed to take up little memory while missing out on features.</w:t>
      </w:r>
    </w:p>
    <w:p w14:paraId="2A7B1BDD" w14:textId="77777777" w:rsidR="0038024D" w:rsidRDefault="0039511A">
      <w:pPr>
        <w:pStyle w:val="ListParagraph"/>
        <w:numPr>
          <w:ilvl w:val="0"/>
          <w:numId w:val="2"/>
        </w:numPr>
      </w:pPr>
      <w:r>
        <w:t>You can have up to eight different bookmarks, all defined and managed in the small table in the bottom left corner of the window.</w:t>
      </w:r>
    </w:p>
    <w:p w14:paraId="4FE8B54A" w14:textId="77777777" w:rsidR="00CB1257" w:rsidRDefault="00CB1257">
      <w:pPr>
        <w:pStyle w:val="ListParagraph"/>
        <w:numPr>
          <w:ilvl w:val="0"/>
          <w:numId w:val="2"/>
        </w:numPr>
      </w:pPr>
      <w:r>
        <w:t xml:space="preserve">Multi-song support for making game tracks. You can loop songs and stop jingles. </w:t>
      </w:r>
      <w:r w:rsidR="0040233D">
        <w:t>A</w:t>
      </w:r>
      <w:r>
        <w:t xml:space="preserve">ll </w:t>
      </w:r>
      <w:r w:rsidR="0040233D">
        <w:t>songs</w:t>
      </w:r>
      <w:r>
        <w:t xml:space="preserve"> share the same sequences and instruments.</w:t>
      </w:r>
    </w:p>
    <w:p w14:paraId="2D7FC714" w14:textId="77777777" w:rsidR="0038024D" w:rsidRDefault="0039511A">
      <w:pPr>
        <w:pStyle w:val="ListParagraph"/>
        <w:numPr>
          <w:ilvl w:val="0"/>
          <w:numId w:val="2"/>
        </w:numPr>
      </w:pPr>
      <w:r>
        <w:t>The standard driver 11 (loaded as you start the editor) features both 12-bit pulse and filter control as well as a separate arpeggio table for chords only.</w:t>
      </w:r>
    </w:p>
    <w:p w14:paraId="1A051306" w14:textId="77777777" w:rsidR="0038024D" w:rsidRDefault="0039511A">
      <w:pPr>
        <w:pStyle w:val="ListParagraph"/>
        <w:numPr>
          <w:ilvl w:val="0"/>
          <w:numId w:val="2"/>
        </w:numPr>
      </w:pPr>
      <w:r>
        <w:t>The colors of the editor and the key definitions used can be modified in a configuration file to fit how you want the editor to look as well as the keys you are most comfortable with.</w:t>
      </w:r>
    </w:p>
    <w:p w14:paraId="4FB78EF7" w14:textId="77777777" w:rsidR="0038024D" w:rsidRDefault="0039511A">
      <w:pPr>
        <w:pStyle w:val="ListParagraph"/>
        <w:numPr>
          <w:ilvl w:val="0"/>
          <w:numId w:val="2"/>
        </w:numPr>
      </w:pPr>
      <w:r>
        <w:t>The editor can convert from MOD (Amiga), SNG (GoatTracker 2) and CT (CheeseCutter) when loading a tune as always</w:t>
      </w:r>
    </w:p>
    <w:p w14:paraId="2BBBEBCF" w14:textId="544E9913" w:rsidR="000E4CBC" w:rsidRDefault="000E4CBC">
      <w:pPr>
        <w:pStyle w:val="ListParagraph"/>
        <w:numPr>
          <w:ilvl w:val="0"/>
          <w:numId w:val="2"/>
        </w:numPr>
      </w:pPr>
      <w:r>
        <w:t>You can use hardware that supports the ASID protocol</w:t>
      </w:r>
      <w:r w:rsidRPr="000E4CBC">
        <w:t xml:space="preserve"> </w:t>
      </w:r>
      <w:r w:rsidRPr="000E4CBC">
        <w:t>(</w:t>
      </w:r>
      <w:r>
        <w:t xml:space="preserve">e.g. </w:t>
      </w:r>
      <w:r w:rsidRPr="000E4CBC">
        <w:t>TherapSID or USBSID-Pico</w:t>
      </w:r>
      <w:r>
        <w:t>)</w:t>
      </w:r>
      <w:r w:rsidRPr="000E4CBC">
        <w:t xml:space="preserve">. Press </w:t>
      </w:r>
      <w:r>
        <w:rPr>
          <w:b/>
          <w:color w:val="003399"/>
        </w:rPr>
        <w:t>F1</w:t>
      </w:r>
      <w:r w:rsidRPr="000E4CBC">
        <w:t xml:space="preserve"> in the startup screen to select </w:t>
      </w:r>
      <w:r>
        <w:t xml:space="preserve">the </w:t>
      </w:r>
      <w:r w:rsidRPr="000E4CBC">
        <w:t xml:space="preserve">MIDI device </w:t>
      </w:r>
      <w:r>
        <w:t xml:space="preserve">you wish to </w:t>
      </w:r>
      <w:r w:rsidRPr="000E4CBC">
        <w:t>us</w:t>
      </w:r>
      <w:r>
        <w:t>e.</w:t>
      </w:r>
    </w:p>
    <w:p>
      <w:pPr>
        <w:pStyle w:val="ListParagraph"/>
        <w:numPr>
          <w:ilvl w:val="0"/>
          <w:numId w:val="2"/>
        </w:numPr>
        <w:rPr>
          <w:ins w:id="9001" w:author="LouD" w:date="2026-10-04T12:00:00Z"/>
        </w:rPr>
      </w:pPr>
      <w:ins w:id="9002" w:author="LouD" w:date="2026-10-04T12:00:00Z">
        <w:r>
          <w:t xml:space="preserve">You can play on real SIDs with a USBSID-Pico board connected over USB, without MIDI. Every SID write is sent with its exact cycle timing, and you can use more than one board at the same time.</w:t>
        </w:r>
      </w:ins>
    </w:p>
    <w:p>
      <w:pPr>
        <w:pStyle w:val="ListParagraph"/>
        <w:numPr>
          <w:ilvl w:val="0"/>
          <w:numId w:val="2"/>
        </w:numPr>
        <w:rPr>
          <w:ins w:id="9003" w:author="LouD" w:date="2026-10-04T12:00:00Z"/>
        </w:rPr>
      </w:pPr>
      <w:ins w:id="9004" w:author="LouD" w:date="2026-10-04T12:00:00Z">
        <w:r>
          <w:t xml:space="preserve">Driver 11 also comes in versions for 2, 3 or 4 SID chips, with three tracks for every SID.</w:t>
        </w:r>
      </w:ins>
    </w:p>
    <w:p>
      <w:pPr>
        <w:pStyle w:val="ListParagraph"/>
        <w:numPr>
          <w:ilvl w:val="0"/>
          <w:numId w:val="2"/>
        </w:numPr>
        <w:rPr>
          <w:ins w:id="9005" w:author="LouD" w:date="2026-10-04T12:00:00Z"/>
        </w:rPr>
      </w:pPr>
      <w:ins w:id="9006" w:author="LouD" w:date="2026-10-04T12:00:00Z">
        <w:r>
          <w:t xml:space="preserve">The reSID emulation can play in stereo, with the panning of the SID file format v5, and packed tunes can be saved as SID v5 files.</w:t>
        </w:r>
      </w:ins>
    </w:p>
    <w:p w14:paraId="4FF48600" w14:textId="77777777" w:rsidR="0038024D" w:rsidRDefault="0039511A">
      <w:r>
        <w:t>Of course, the editor and its drivers also have all the modern features you would expect these days, such as table index hotkeys, muting channels, both instruments and commands at the same time, adjustable hard restart, pulse and filter programs, inserting the next unused sequence, and a whole lot more.</w:t>
      </w:r>
    </w:p>
    <w:p w14:paraId="72C599E5" w14:textId="77777777" w:rsidR="0038024D" w:rsidRDefault="0039511A">
      <w:pPr>
        <w:pStyle w:val="Heading1"/>
      </w:pPr>
      <w:bookmarkStart w:id="3" w:name="_Toc224371828"/>
      <w:r>
        <w:lastRenderedPageBreak/>
        <w:t>The Basics</w:t>
      </w:r>
      <w:bookmarkEnd w:id="3"/>
    </w:p>
    <w:p w14:paraId="21ADD59D" w14:textId="77777777" w:rsidR="0038024D" w:rsidRDefault="0039511A">
      <w:r>
        <w:t xml:space="preserve">Let us take you on a brief tour through the editor and show the areas. To make this easier, start out by loading a tune. Hit </w:t>
      </w:r>
      <w:r>
        <w:rPr>
          <w:b/>
          <w:color w:val="003399"/>
        </w:rPr>
        <w:t>F10</w:t>
      </w:r>
      <w:r>
        <w:t>, enter the music folder, and open an SF2 file. (This is the file extension SID Factory II uses for its source tunes.)</w:t>
      </w:r>
    </w:p>
    <w:p w14:paraId="24E89F69" w14:textId="77777777" w:rsidR="0038024D" w:rsidRDefault="0039511A">
      <w:pPr>
        <w:pStyle w:val="IntenseQuote"/>
      </w:pPr>
      <w:r>
        <w:rPr>
          <w:b/>
        </w:rPr>
        <w:t>TIP:</w:t>
      </w:r>
      <w:r>
        <w:t xml:space="preserve"> When a confirmation dialog box pops up, you can also hit </w:t>
      </w:r>
      <w:r>
        <w:rPr>
          <w:b/>
        </w:rPr>
        <w:t>y</w:t>
      </w:r>
      <w:r>
        <w:t xml:space="preserve"> or </w:t>
      </w:r>
      <w:r>
        <w:rPr>
          <w:b/>
        </w:rPr>
        <w:t>n</w:t>
      </w:r>
      <w:r>
        <w:t xml:space="preserve"> to select.</w:t>
      </w:r>
    </w:p>
    <w:p w14:paraId="0B383B8A" w14:textId="77777777" w:rsidR="0038024D" w:rsidRDefault="0039511A">
      <w:r>
        <w:t xml:space="preserve">SF2 files are </w:t>
      </w:r>
      <w:proofErr w:type="gramStart"/>
      <w:r>
        <w:t>actually PRG</w:t>
      </w:r>
      <w:proofErr w:type="gramEnd"/>
      <w:r>
        <w:t xml:space="preserve"> files in disguise. You can open e.g. the VICE emulator and drag-and-drop an SF2 file there. It even has a small </w:t>
      </w:r>
      <w:proofErr w:type="gramStart"/>
      <w:r>
        <w:t>interrupt</w:t>
      </w:r>
      <w:proofErr w:type="gramEnd"/>
      <w:r>
        <w:t xml:space="preserve"> </w:t>
      </w:r>
      <w:proofErr w:type="gramStart"/>
      <w:r>
        <w:t>driver</w:t>
      </w:r>
      <w:proofErr w:type="gramEnd"/>
      <w:r>
        <w:t xml:space="preserve">. Just type </w:t>
      </w:r>
      <w:r>
        <w:rPr>
          <w:rFonts w:ascii="Courier New" w:hAnsi="Courier New" w:cs="Courier New"/>
        </w:rPr>
        <w:t>SYS4093</w:t>
      </w:r>
      <w:r>
        <w:t xml:space="preserve"> and your source tune should play, showing the rastertime it uses.</w:t>
      </w:r>
    </w:p>
    <w:p w14:paraId="0750E00C" w14:textId="77777777" w:rsidR="0038024D" w:rsidRDefault="0039511A">
      <w:pPr>
        <w:pStyle w:val="Heading2"/>
      </w:pPr>
      <w:bookmarkStart w:id="4" w:name="_Toc224371829"/>
      <w:r>
        <w:t>Editor</w:t>
      </w:r>
      <w:bookmarkEnd w:id="4"/>
    </w:p>
    <w:p w14:paraId="44AFE7B4" w14:textId="77777777" w:rsidR="0038024D" w:rsidRDefault="0039511A">
      <w:r>
        <w:t xml:space="preserve">You should now have returned to the editor with data all over the place. SID veterans may immediately recognize the order list and sequence tracks in the middle as well as the tables </w:t>
      </w:r>
      <w:proofErr w:type="gramStart"/>
      <w:r>
        <w:t>in</w:t>
      </w:r>
      <w:proofErr w:type="gramEnd"/>
      <w:r>
        <w:t xml:space="preserve"> the right side.</w:t>
      </w:r>
    </w:p>
    <w:p w14:paraId="2B58B8D6" w14:textId="77777777" w:rsidR="006C7769" w:rsidRDefault="006C7769">
      <w:r>
        <w:rPr>
          <w:noProof/>
        </w:rPr>
        <w:drawing>
          <wp:inline distT="0" distB="0" distL="0" distR="0" wp14:anchorId="536CF4FD" wp14:editId="6653450B">
            <wp:extent cx="5943600" cy="38233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f2_20230930_outlined_0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23335"/>
                    </a:xfrm>
                    <a:prstGeom prst="rect">
                      <a:avLst/>
                    </a:prstGeom>
                  </pic:spPr>
                </pic:pic>
              </a:graphicData>
            </a:graphic>
          </wp:inline>
        </w:drawing>
      </w:r>
    </w:p>
    <w:p w14:paraId="05B7B86C" w14:textId="77777777" w:rsidR="0038024D" w:rsidRDefault="0038024D"/>
    <w:p w14:paraId="742AB011" w14:textId="614AA92E" w:rsidR="0038024D" w:rsidRDefault="0039511A">
      <w:r>
        <w:t xml:space="preserve">In the left side, the song list provides an overview of the entire song. It </w:t>
      </w:r>
      <w:r w:rsidR="00B15D87">
        <w:t>shows</w:t>
      </w:r>
      <w:r>
        <w:t xml:space="preserve"> the sequence</w:t>
      </w:r>
      <w:r w:rsidR="00871E54">
        <w:t>s</w:t>
      </w:r>
      <w:r>
        <w:t xml:space="preserve"> </w:t>
      </w:r>
      <w:r w:rsidR="00B15D87">
        <w:t>numbers,</w:t>
      </w:r>
      <w:r>
        <w:t xml:space="preserve"> and you </w:t>
      </w:r>
      <w:r w:rsidR="00871E54">
        <w:t xml:space="preserve">can even copy and paste </w:t>
      </w:r>
      <w:r w:rsidR="007F13F5">
        <w:t xml:space="preserve">a </w:t>
      </w:r>
      <w:r w:rsidR="00871E54">
        <w:t>range. Y</w:t>
      </w:r>
      <w:r>
        <w:t xml:space="preserve">ou can </w:t>
      </w:r>
      <w:r w:rsidR="00871E54">
        <w:t xml:space="preserve">also </w:t>
      </w:r>
      <w:r>
        <w:t>use it to go to and play from specific locations.</w:t>
      </w:r>
    </w:p>
    <w:p w14:paraId="24B17C28" w14:textId="5822AFB7" w:rsidR="0038024D" w:rsidRDefault="0039511A">
      <w:r>
        <w:lastRenderedPageBreak/>
        <w:t xml:space="preserve">Just below it, the bookmarks </w:t>
      </w:r>
      <w:r w:rsidR="00B15D87">
        <w:t>make</w:t>
      </w:r>
      <w:r>
        <w:t xml:space="preserve"> it possible to add a marker that you can later go back to or even play from. You can have up to eight different bookmarks in a song.</w:t>
      </w:r>
    </w:p>
    <w:p w14:paraId="47F4C74C" w14:textId="54D19656" w:rsidR="0038024D" w:rsidRDefault="0039511A">
      <w:r>
        <w:t xml:space="preserve">Each of the three channels </w:t>
      </w:r>
      <w:r w:rsidR="00B15D87">
        <w:t>has</w:t>
      </w:r>
      <w:r>
        <w:t xml:space="preserve"> an order list with transposition and sequence number, and the latter is then displayed as the sequence next to it. The sequence edits instruments, commands and notes.</w:t>
      </w:r>
    </w:p>
    <w:p w14:paraId="148E945D" w14:textId="77777777" w:rsidR="0038024D" w:rsidRDefault="0039511A">
      <w:r>
        <w:t xml:space="preserve">The tables in the right side of the editor are tied to the driver version currently loaded. They may change their layout, sizes and meaning when another driver version is loaded. When starting SID Factory II, the default driver 11 is on the luxurious side with plenty of effects and commands available. If you hit the </w:t>
      </w:r>
      <w:r>
        <w:rPr>
          <w:b/>
          <w:color w:val="003399"/>
        </w:rPr>
        <w:t>F12</w:t>
      </w:r>
      <w:r>
        <w:t xml:space="preserve"> key now, the window expands with a </w:t>
      </w:r>
      <w:proofErr w:type="gramStart"/>
      <w:r>
        <w:t>hotkey</w:t>
      </w:r>
      <w:proofErr w:type="gramEnd"/>
      <w:r>
        <w:t xml:space="preserve"> overlay that also explains these tables.</w:t>
      </w:r>
    </w:p>
    <w:p w14:paraId="3CDE80E3" w14:textId="77777777" w:rsidR="0038024D" w:rsidRDefault="0039511A">
      <w:pPr>
        <w:pStyle w:val="Heading2"/>
      </w:pPr>
      <w:bookmarkStart w:id="5" w:name="_Toc224371830"/>
      <w:r>
        <w:t>Options</w:t>
      </w:r>
      <w:bookmarkEnd w:id="5"/>
    </w:p>
    <w:p w14:paraId="3F035AC8" w14:textId="77777777" w:rsidR="0038024D" w:rsidRDefault="0039511A">
      <w:r>
        <w:t>There are a few option flags in the right side of the status bar in the top of the editor. Some of these have hotkeys, but most of them can be left-clicked too.</w:t>
      </w:r>
    </w:p>
    <w:p w14:paraId="7EBE8E15" w14:textId="77777777" w:rsidR="0038024D" w:rsidRDefault="0039511A">
      <w:r>
        <w:rPr>
          <w:noProof/>
        </w:rPr>
        <w:drawing>
          <wp:inline distT="0" distB="0" distL="0" distR="0" wp14:anchorId="01A68927" wp14:editId="6CE8404F">
            <wp:extent cx="5943600" cy="58039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2"/>
                    <a:stretch>
                      <a:fillRect/>
                    </a:stretch>
                  </pic:blipFill>
                  <pic:spPr bwMode="auto">
                    <a:xfrm>
                      <a:off x="0" y="0"/>
                      <a:ext cx="5943600" cy="580390"/>
                    </a:xfrm>
                    <a:prstGeom prst="rect">
                      <a:avLst/>
                    </a:prstGeom>
                  </pic:spPr>
                </pic:pic>
              </a:graphicData>
            </a:graphic>
          </wp:inline>
        </w:drawing>
      </w:r>
    </w:p>
    <w:p w14:paraId="6F5DBD41" w14:textId="77777777" w:rsidR="0038024D" w:rsidRDefault="0039511A">
      <w:r>
        <w:t xml:space="preserve">You can choose between the 6581 or 8580 SID chip, sharp or flat notes (e.g. D#4 or Eb4 shown in the sequence) and you can toggle </w:t>
      </w:r>
      <w:r>
        <w:rPr>
          <w:b/>
          <w:color w:val="003399"/>
        </w:rPr>
        <w:t>Highlights</w:t>
      </w:r>
      <w:r>
        <w:t xml:space="preserve"> on or off. The latter turns notes and values green in the sequence whenever the instrument or command matches what is selected in their tables.</w:t>
      </w:r>
    </w:p>
    <w:p w14:paraId="7A3249BD" w14:textId="77777777" w:rsidR="0038024D" w:rsidRDefault="0039511A">
      <w:pPr>
        <w:pStyle w:val="IntenseQuote"/>
      </w:pPr>
      <w:r>
        <w:rPr>
          <w:b/>
        </w:rPr>
        <w:t>TIP:</w:t>
      </w:r>
      <w:r>
        <w:t xml:space="preserve"> You can also use </w:t>
      </w:r>
      <w:r>
        <w:rPr>
          <w:b/>
        </w:rPr>
        <w:t>F9</w:t>
      </w:r>
      <w:r>
        <w:t xml:space="preserve"> to toggle 6581/8580, and </w:t>
      </w:r>
      <w:r>
        <w:rPr>
          <w:b/>
        </w:rPr>
        <w:t>Shift+F9</w:t>
      </w:r>
      <w:r>
        <w:t xml:space="preserve"> to toggle PAL/NTSC.</w:t>
      </w:r>
    </w:p>
    <w:p>
      <w:pPr>
        <w:rPr>
          <w:ins w:id="9007" w:author="LouD" w:date="2026-10-04T12:00:00Z"/>
        </w:rPr>
      </w:pPr>
      <w:ins w:id="9008" w:author="LouD" w:date="2026-10-04T12:00:00Z">
        <w:r>
          <w:t xml:space="preserve">The </w:t>
        </w:r>
        <w:r>
          <w:rPr>
            <w:i/>
            <w:iCs/>
          </w:rPr>
          <w:t xml:space="preserve">Output</w:t>
        </w:r>
        <w:r>
          <w:t xml:space="preserve"> field shows where the music plays: reSID, ASID or USBSID. The </w:t>
        </w:r>
        <w:r>
          <w:rPr>
            <w:i/>
            <w:iCs/>
          </w:rPr>
          <w:t xml:space="preserve">Pan</w:t>
        </w:r>
        <w:r>
          <w:t xml:space="preserve"> field shows where every SID plays in the stereo output of reSID (see Stereo below).</w:t>
        </w:r>
      </w:ins>
    </w:p>
    <w:p w14:paraId="7643E3D9" w14:textId="77777777" w:rsidR="0038024D" w:rsidRDefault="0039511A">
      <w:pPr>
        <w:pStyle w:val="Heading2"/>
      </w:pPr>
      <w:bookmarkStart w:id="6" w:name="_Toc224371831"/>
      <w:r>
        <w:t>Tracks</w:t>
      </w:r>
      <w:bookmarkEnd w:id="6"/>
    </w:p>
    <w:p w14:paraId="2588F657" w14:textId="0FC7C19A" w:rsidR="0038024D" w:rsidRDefault="0039511A">
      <w:r>
        <w:t xml:space="preserve">The core of the editor is the three blue tracks for the SID voices. </w:t>
      </w:r>
      <w:r w:rsidR="00B15D87">
        <w:t>Click on</w:t>
      </w:r>
      <w:r>
        <w:t xml:space="preserve"> any one and you can use the </w:t>
      </w:r>
      <w:r>
        <w:rPr>
          <w:b/>
          <w:color w:val="003399"/>
        </w:rPr>
        <w:t>Enter</w:t>
      </w:r>
      <w:r>
        <w:t xml:space="preserve"> key to toggle between the order list entry and its contents. The entry has the format </w:t>
      </w:r>
      <w:r>
        <w:rPr>
          <w:rFonts w:ascii="Courier New" w:hAnsi="Courier New" w:cs="Courier New"/>
        </w:rPr>
        <w:t>XXYY</w:t>
      </w:r>
      <w:r>
        <w:t xml:space="preserve">, where </w:t>
      </w:r>
      <w:r>
        <w:rPr>
          <w:rFonts w:ascii="Courier New" w:hAnsi="Courier New" w:cs="Courier New"/>
        </w:rPr>
        <w:t>XX</w:t>
      </w:r>
      <w:r>
        <w:t xml:space="preserve"> is </w:t>
      </w:r>
      <w:proofErr w:type="gramStart"/>
      <w:r>
        <w:t>transpose</w:t>
      </w:r>
      <w:proofErr w:type="gramEnd"/>
      <w:r>
        <w:t xml:space="preserve"> and </w:t>
      </w:r>
      <w:r>
        <w:rPr>
          <w:rFonts w:ascii="Courier New" w:hAnsi="Courier New" w:cs="Courier New"/>
        </w:rPr>
        <w:t>YY</w:t>
      </w:r>
      <w:r>
        <w:t xml:space="preserve"> the sequence number. </w:t>
      </w:r>
      <w:r>
        <w:rPr>
          <w:rFonts w:ascii="Courier New" w:hAnsi="Courier New" w:cs="Courier New"/>
        </w:rPr>
        <w:t>XX</w:t>
      </w:r>
      <w:r>
        <w:t xml:space="preserve"> is usually </w:t>
      </w:r>
      <w:r>
        <w:rPr>
          <w:rFonts w:ascii="Courier New" w:hAnsi="Courier New" w:cs="Courier New"/>
        </w:rPr>
        <w:t>A0</w:t>
      </w:r>
      <w:r>
        <w:t xml:space="preserve"> as the default. Type e.g. </w:t>
      </w:r>
      <w:r>
        <w:rPr>
          <w:rFonts w:ascii="Courier New" w:hAnsi="Courier New" w:cs="Courier New"/>
        </w:rPr>
        <w:t>94</w:t>
      </w:r>
      <w:r>
        <w:t xml:space="preserve"> for one octave lower, or </w:t>
      </w:r>
      <w:r>
        <w:rPr>
          <w:rFonts w:ascii="Courier New" w:hAnsi="Courier New" w:cs="Courier New"/>
        </w:rPr>
        <w:t>AC</w:t>
      </w:r>
      <w:r>
        <w:t xml:space="preserve"> for one octave higher.</w:t>
      </w:r>
    </w:p>
    <w:p w14:paraId="125F40D9" w14:textId="77777777" w:rsidR="0038024D" w:rsidRDefault="0039511A">
      <w:r>
        <w:rPr>
          <w:noProof/>
        </w:rPr>
        <w:drawing>
          <wp:inline distT="0" distB="0" distL="0" distR="0" wp14:anchorId="24F7F7CF" wp14:editId="57EA8ECC">
            <wp:extent cx="5664835" cy="153035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13"/>
                    <a:stretch>
                      <a:fillRect/>
                    </a:stretch>
                  </pic:blipFill>
                  <pic:spPr bwMode="auto">
                    <a:xfrm>
                      <a:off x="0" y="0"/>
                      <a:ext cx="5664835" cy="1530350"/>
                    </a:xfrm>
                    <a:prstGeom prst="rect">
                      <a:avLst/>
                    </a:prstGeom>
                  </pic:spPr>
                </pic:pic>
              </a:graphicData>
            </a:graphic>
          </wp:inline>
        </w:drawing>
      </w:r>
    </w:p>
    <w:p w14:paraId="6B47851E" w14:textId="04143EBC" w:rsidR="0038024D" w:rsidRDefault="0039511A">
      <w:r>
        <w:t xml:space="preserve">SID Factory II uses the same contiguous sequence stacking system as JCH’s original native C64 editor did. CheeseCutter also uses this. It means that all the sequences in each voice can be </w:t>
      </w:r>
      <w:r w:rsidR="00B15D87">
        <w:t>at</w:t>
      </w:r>
      <w:r>
        <w:t xml:space="preserve"> various lengths </w:t>
      </w:r>
      <w:r>
        <w:lastRenderedPageBreak/>
        <w:t>independently from the neighbor tracks. The sequences are simply stacked on top of each other, like a game of perfect Tetris.</w:t>
      </w:r>
    </w:p>
    <w:p w14:paraId="31CACA42" w14:textId="77777777" w:rsidR="0038024D" w:rsidRDefault="0039511A">
      <w:r>
        <w:t>Only, the bottom sequences won’t magically disappear, of course.</w:t>
      </w:r>
    </w:p>
    <w:p w14:paraId="4BBE1147" w14:textId="77777777" w:rsidR="0038024D" w:rsidRDefault="0039511A">
      <w:r>
        <w:t xml:space="preserve">The first column to the left is the instrument number, and the second is the command. You can also toggle tie </w:t>
      </w:r>
      <w:proofErr w:type="gramStart"/>
      <w:r>
        <w:t>note</w:t>
      </w:r>
      <w:proofErr w:type="gramEnd"/>
      <w:r>
        <w:t xml:space="preserve"> on or off with </w:t>
      </w:r>
      <w:r>
        <w:rPr>
          <w:b/>
          <w:color w:val="003399"/>
        </w:rPr>
        <w:t>Shift+Enter</w:t>
      </w:r>
      <w:r>
        <w:t xml:space="preserve">. A </w:t>
      </w:r>
      <w:r>
        <w:rPr>
          <w:rFonts w:ascii="Courier New" w:hAnsi="Courier New" w:cs="Courier New"/>
        </w:rPr>
        <w:t>**</w:t>
      </w:r>
      <w:r>
        <w:t xml:space="preserve"> in the instrument column indicates that the note is tied, which means that the effects of the note will not restart. This can be useful when using portamento.</w:t>
      </w:r>
    </w:p>
    <w:p w14:paraId="55A9BFB0" w14:textId="77777777" w:rsidR="0038024D" w:rsidRDefault="0039511A">
      <w:r>
        <w:rPr>
          <w:noProof/>
        </w:rPr>
        <w:drawing>
          <wp:inline distT="0" distB="0" distL="0" distR="0" wp14:anchorId="5C7516B4" wp14:editId="12F4D521">
            <wp:extent cx="5398135" cy="1530350"/>
            <wp:effectExtent l="0" t="0" r="0" b="0"/>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pic:cNvPicPr>
                      <a:picLocks noChangeAspect="1" noChangeArrowheads="1"/>
                    </pic:cNvPicPr>
                  </pic:nvPicPr>
                  <pic:blipFill>
                    <a:blip r:embed="rId14"/>
                    <a:stretch>
                      <a:fillRect/>
                    </a:stretch>
                  </pic:blipFill>
                  <pic:spPr bwMode="auto">
                    <a:xfrm>
                      <a:off x="0" y="0"/>
                      <a:ext cx="5398135" cy="1530350"/>
                    </a:xfrm>
                    <a:prstGeom prst="rect">
                      <a:avLst/>
                    </a:prstGeom>
                  </pic:spPr>
                </pic:pic>
              </a:graphicData>
            </a:graphic>
          </wp:inline>
        </w:drawing>
      </w:r>
    </w:p>
    <w:p w14:paraId="6C2B962E" w14:textId="77777777" w:rsidR="0038024D" w:rsidRDefault="0039511A">
      <w:pPr>
        <w:spacing w:after="360"/>
      </w:pPr>
      <w:r>
        <w:t xml:space="preserve">Notes are entered in the right-most column by hitting one of the many standard </w:t>
      </w:r>
      <w:proofErr w:type="gramStart"/>
      <w:r>
        <w:t>letter</w:t>
      </w:r>
      <w:proofErr w:type="gramEnd"/>
      <w:r>
        <w:t xml:space="preserve"> and number keys on the keyboard. They match the keys on a piano like this:</w:t>
      </w:r>
    </w:p>
    <w:p w14:paraId="5F2D5B58" w14:textId="77777777" w:rsidR="0038024D" w:rsidRDefault="0039511A">
      <w:pPr>
        <w:jc w:val="center"/>
      </w:pPr>
      <w:r>
        <w:rPr>
          <w:noProof/>
        </w:rPr>
        <w:drawing>
          <wp:inline distT="0" distB="0" distL="0" distR="0" wp14:anchorId="55A10F61" wp14:editId="1ED7E584">
            <wp:extent cx="2322195" cy="131381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5"/>
                    <a:stretch>
                      <a:fillRect/>
                    </a:stretch>
                  </pic:blipFill>
                  <pic:spPr bwMode="auto">
                    <a:xfrm>
                      <a:off x="0" y="0"/>
                      <a:ext cx="2322195" cy="1313815"/>
                    </a:xfrm>
                    <a:prstGeom prst="rect">
                      <a:avLst/>
                    </a:prstGeom>
                  </pic:spPr>
                </pic:pic>
              </a:graphicData>
            </a:graphic>
          </wp:inline>
        </w:drawing>
      </w:r>
    </w:p>
    <w:p w14:paraId="6A1629E4" w14:textId="6F2D4C9A" w:rsidR="0038024D" w:rsidRDefault="0039511A">
      <w:pPr>
        <w:spacing w:before="360"/>
      </w:pPr>
      <w:r>
        <w:t xml:space="preserve">You can replace with </w:t>
      </w:r>
      <w:r>
        <w:rPr>
          <w:rFonts w:ascii="Courier New" w:hAnsi="Courier New" w:cs="Courier New"/>
        </w:rPr>
        <w:t>---</w:t>
      </w:r>
      <w:r>
        <w:t xml:space="preserve"> (gate off) with </w:t>
      </w:r>
      <w:r>
        <w:rPr>
          <w:b/>
          <w:color w:val="003399"/>
        </w:rPr>
        <w:t>Space</w:t>
      </w:r>
      <w:r>
        <w:t xml:space="preserve"> or with </w:t>
      </w:r>
      <w:r>
        <w:rPr>
          <w:rFonts w:ascii="Courier New" w:hAnsi="Courier New" w:cs="Courier New"/>
        </w:rPr>
        <w:t>+++</w:t>
      </w:r>
      <w:r>
        <w:t xml:space="preserve"> (gate on) with </w:t>
      </w:r>
      <w:r>
        <w:rPr>
          <w:b/>
          <w:color w:val="003399"/>
        </w:rPr>
        <w:t>Shift+Space</w:t>
      </w:r>
      <w:r>
        <w:t xml:space="preserve">. SID Factory II thus adheres to the same gate on/off system that JCH’s C64 editor did. This is different from how GoatTracker and CheeseCutter handles it. The SID chip uses an </w:t>
      </w:r>
      <w:hyperlink r:id="rId16">
        <w:r>
          <w:rPr>
            <w:rStyle w:val="Hyperlink"/>
          </w:rPr>
          <w:t>ADSR envelope</w:t>
        </w:r>
      </w:hyperlink>
      <w:r>
        <w:t xml:space="preserve"> to control the amplitude of each voice. </w:t>
      </w:r>
      <w:r w:rsidR="00B15D87">
        <w:t>If</w:t>
      </w:r>
      <w:r>
        <w:t xml:space="preserve"> there are </w:t>
      </w:r>
      <w:r>
        <w:rPr>
          <w:rFonts w:ascii="Courier New" w:hAnsi="Courier New" w:cs="Courier New"/>
        </w:rPr>
        <w:t>+++</w:t>
      </w:r>
      <w:r>
        <w:t xml:space="preserve"> below the note, the amplitude is attacked, decayed and sustained. Changing to </w:t>
      </w:r>
      <w:r>
        <w:rPr>
          <w:rFonts w:ascii="Courier New" w:hAnsi="Courier New" w:cs="Courier New"/>
        </w:rPr>
        <w:t>---</w:t>
      </w:r>
      <w:r>
        <w:t xml:space="preserve"> later releases it.</w:t>
      </w:r>
    </w:p>
    <w:p w14:paraId="6F51F162" w14:textId="77777777" w:rsidR="0038024D" w:rsidRDefault="0039511A">
      <w:r>
        <w:t>Using this gate system can sometimes be more work than the simpler gate off indicator used by most other modern C64 editors, but it does have its advantages. You have more control over continuous gating on and off during the lifetime of a note, and it’s visually logical.</w:t>
      </w:r>
    </w:p>
    <w:p w14:paraId="35A62979" w14:textId="77777777" w:rsidR="0038024D" w:rsidRDefault="0039511A">
      <w:pPr>
        <w:pStyle w:val="IntenseQuote"/>
      </w:pPr>
      <w:r>
        <w:rPr>
          <w:b/>
        </w:rPr>
        <w:t>TIP:</w:t>
      </w:r>
      <w:r>
        <w:t xml:space="preserve"> You can “fill” upwards with </w:t>
      </w:r>
      <w:r>
        <w:rPr>
          <w:b/>
        </w:rPr>
        <w:t>Ctrl+Shift+Up</w:t>
      </w:r>
      <w:r>
        <w:t xml:space="preserve">, downwards with </w:t>
      </w:r>
      <w:r>
        <w:rPr>
          <w:b/>
        </w:rPr>
        <w:t>Ctrl+Shift+Down</w:t>
      </w:r>
      <w:r>
        <w:t>.</w:t>
      </w:r>
    </w:p>
    <w:p w14:paraId="4291DDF3" w14:textId="77777777" w:rsidR="0038024D" w:rsidRDefault="0039511A">
      <w:r>
        <w:t xml:space="preserve">SID Factory II is normally silent as you type in notes. However, if you hold down </w:t>
      </w:r>
      <w:r>
        <w:rPr>
          <w:b/>
          <w:color w:val="003399"/>
        </w:rPr>
        <w:t>Shift</w:t>
      </w:r>
      <w:r>
        <w:t xml:space="preserve"> while typing the notes, you can hear the currently chosen instrument playing. This also temporarily stops all editing, </w:t>
      </w:r>
      <w:r>
        <w:lastRenderedPageBreak/>
        <w:t xml:space="preserve">making it suitable for quickly testing a melody or an instrument. If you want to be able to hear the instrument as you type in the notes, click the </w:t>
      </w:r>
      <w:r>
        <w:rPr>
          <w:b/>
          <w:color w:val="003399"/>
        </w:rPr>
        <w:t>Caps Lock</w:t>
      </w:r>
      <w:r>
        <w:t xml:space="preserve"> key first.</w:t>
      </w:r>
    </w:p>
    <w:p w14:paraId="70FC88B1" w14:textId="77777777" w:rsidR="0038024D" w:rsidRDefault="0039511A">
      <w:r>
        <w:t xml:space="preserve">Use </w:t>
      </w:r>
      <w:r>
        <w:rPr>
          <w:b/>
          <w:color w:val="003399"/>
        </w:rPr>
        <w:t>F3</w:t>
      </w:r>
      <w:r>
        <w:t xml:space="preserve"> to decrease the octave or </w:t>
      </w:r>
      <w:r>
        <w:rPr>
          <w:b/>
          <w:color w:val="003399"/>
        </w:rPr>
        <w:t>F4</w:t>
      </w:r>
      <w:r>
        <w:t xml:space="preserve"> to increase the octave of the note you are typing. It is also possible to transpose </w:t>
      </w:r>
      <w:proofErr w:type="gramStart"/>
      <w:r>
        <w:t>all of</w:t>
      </w:r>
      <w:proofErr w:type="gramEnd"/>
      <w:r>
        <w:t xml:space="preserve"> the notes in the entire sequence directly. To transpose </w:t>
      </w:r>
      <w:proofErr w:type="gramStart"/>
      <w:r>
        <w:t>it</w:t>
      </w:r>
      <w:proofErr w:type="gramEnd"/>
      <w:r>
        <w:t xml:space="preserve"> one semitone, use </w:t>
      </w:r>
      <w:r>
        <w:rPr>
          <w:b/>
          <w:color w:val="003399"/>
        </w:rPr>
        <w:t>Shift+F3</w:t>
      </w:r>
      <w:r>
        <w:t xml:space="preserve"> and </w:t>
      </w:r>
      <w:r>
        <w:rPr>
          <w:b/>
          <w:color w:val="003399"/>
        </w:rPr>
        <w:t>Shift+F4</w:t>
      </w:r>
      <w:r>
        <w:t xml:space="preserve">; for one octave use </w:t>
      </w:r>
      <w:r>
        <w:rPr>
          <w:b/>
          <w:color w:val="003399"/>
        </w:rPr>
        <w:t>Ctrl+F3</w:t>
      </w:r>
      <w:r>
        <w:t xml:space="preserve"> and </w:t>
      </w:r>
      <w:r>
        <w:rPr>
          <w:b/>
          <w:color w:val="003399"/>
        </w:rPr>
        <w:t>Ctrl+F4</w:t>
      </w:r>
      <w:r>
        <w:t xml:space="preserve"> (</w:t>
      </w:r>
      <w:r>
        <w:rPr>
          <w:rFonts w:eastAsia="Calibri"/>
          <w:b/>
          <w:color w:val="003399"/>
        </w:rPr>
        <w:t>Shift+Cmd+F3</w:t>
      </w:r>
      <w:r>
        <w:t xml:space="preserve"> and </w:t>
      </w:r>
      <w:r>
        <w:rPr>
          <w:rFonts w:eastAsia="Calibri"/>
          <w:b/>
          <w:color w:val="003399"/>
        </w:rPr>
        <w:t xml:space="preserve">Shift+Cmd+F4 </w:t>
      </w:r>
      <w:r>
        <w:t>in macOS).</w:t>
      </w:r>
    </w:p>
    <w:p w14:paraId="2314F134" w14:textId="77777777" w:rsidR="0038024D" w:rsidRDefault="0039511A">
      <w:r>
        <w:t xml:space="preserve">Deleting and inserting in a sequence moves the notes up or down, but it does not change the length of the sequence. If you want to do that too, you need to hold down </w:t>
      </w:r>
      <w:r>
        <w:rPr>
          <w:b/>
          <w:color w:val="003399"/>
        </w:rPr>
        <w:t>Ctrl</w:t>
      </w:r>
      <w:r>
        <w:t xml:space="preserve"> as well.</w:t>
      </w:r>
    </w:p>
    <w:p w14:paraId="757617F4" w14:textId="77777777" w:rsidR="00315A7E" w:rsidRDefault="00315A7E">
      <w:r>
        <w:t xml:space="preserve">It’s also possible to mark and copy parts of a sequence. Simply hold down </w:t>
      </w:r>
      <w:r>
        <w:rPr>
          <w:b/>
          <w:color w:val="003399"/>
        </w:rPr>
        <w:t>Shift</w:t>
      </w:r>
      <w:r>
        <w:t xml:space="preserve"> and move up or down to start marking an area. You can even mark </w:t>
      </w:r>
      <w:r w:rsidR="00C97A94">
        <w:t xml:space="preserve">across boundaries, </w:t>
      </w:r>
      <w:r>
        <w:t>into another sequence</w:t>
      </w:r>
      <w:r w:rsidR="00C97A94">
        <w:t>.</w:t>
      </w:r>
      <w:r>
        <w:t xml:space="preserve"> Hit </w:t>
      </w:r>
      <w:r>
        <w:rPr>
          <w:b/>
          <w:color w:val="003399"/>
        </w:rPr>
        <w:t xml:space="preserve">Ctrl+C </w:t>
      </w:r>
      <w:r>
        <w:t xml:space="preserve">to copy the marked area, then move to another place (even in another track) and then </w:t>
      </w:r>
      <w:r w:rsidR="005A1903">
        <w:t xml:space="preserve">hit </w:t>
      </w:r>
      <w:r>
        <w:rPr>
          <w:b/>
          <w:color w:val="003399"/>
        </w:rPr>
        <w:t xml:space="preserve">Ctrl+V </w:t>
      </w:r>
      <w:r>
        <w:t xml:space="preserve">to overwrite </w:t>
      </w:r>
      <w:r w:rsidR="005A1903">
        <w:t xml:space="preserve">the area. If you want to insert instead, hit </w:t>
      </w:r>
      <w:r w:rsidR="005A1903">
        <w:rPr>
          <w:b/>
          <w:color w:val="003399"/>
        </w:rPr>
        <w:t>Ctrl+Shift+V</w:t>
      </w:r>
      <w:r w:rsidR="005A1903">
        <w:t>.</w:t>
      </w:r>
    </w:p>
    <w:p w14:paraId="4E81D118" w14:textId="77777777" w:rsidR="0038024D" w:rsidRDefault="0039511A">
      <w:pPr>
        <w:pStyle w:val="IntenseQuote"/>
      </w:pPr>
      <w:r>
        <w:rPr>
          <w:b/>
        </w:rPr>
        <w:t>TIP:</w:t>
      </w:r>
      <w:r>
        <w:t xml:space="preserve"> Hit </w:t>
      </w:r>
      <w:r>
        <w:rPr>
          <w:b/>
        </w:rPr>
        <w:t>F5</w:t>
      </w:r>
      <w:r>
        <w:t xml:space="preserve"> to prepare a new sequence with many lines, or </w:t>
      </w:r>
      <w:r>
        <w:rPr>
          <w:b/>
        </w:rPr>
        <w:t>Shift+F5</w:t>
      </w:r>
      <w:r>
        <w:t xml:space="preserve"> to insert lines.</w:t>
      </w:r>
    </w:p>
    <w:p w14:paraId="653F5D75" w14:textId="77777777" w:rsidR="0038024D" w:rsidRDefault="0039511A">
      <w:r>
        <w:t xml:space="preserve">Hit </w:t>
      </w:r>
      <w:r>
        <w:rPr>
          <w:b/>
          <w:color w:val="003399"/>
        </w:rPr>
        <w:t>Enter</w:t>
      </w:r>
      <w:r>
        <w:t xml:space="preserve"> again to return to the sequence number. You can also insert and </w:t>
      </w:r>
      <w:proofErr w:type="gramStart"/>
      <w:r>
        <w:t>delete</w:t>
      </w:r>
      <w:proofErr w:type="gramEnd"/>
      <w:r>
        <w:t xml:space="preserve"> here too, and you can hit </w:t>
      </w:r>
      <w:r>
        <w:rPr>
          <w:b/>
          <w:color w:val="003399"/>
        </w:rPr>
        <w:t>Ctrl+F</w:t>
      </w:r>
      <w:r>
        <w:t xml:space="preserve"> to insert the next unused sequence where old data is ignored. (If you want the next truly empty unused sequence, hit </w:t>
      </w:r>
      <w:r>
        <w:rPr>
          <w:b/>
          <w:color w:val="003399"/>
        </w:rPr>
        <w:t>Ctrl+Shift+F</w:t>
      </w:r>
      <w:r>
        <w:t xml:space="preserve"> instead.)</w:t>
      </w:r>
    </w:p>
    <w:p w14:paraId="4AF1463E" w14:textId="77777777" w:rsidR="0038024D" w:rsidRDefault="0039511A">
      <w:proofErr w:type="gramStart"/>
      <w:r>
        <w:t>To</w:t>
      </w:r>
      <w:proofErr w:type="gramEnd"/>
      <w:r>
        <w:t xml:space="preserve"> mute and unmute channels, use </w:t>
      </w:r>
      <w:r>
        <w:rPr>
          <w:b/>
          <w:color w:val="003399"/>
        </w:rPr>
        <w:t>Ctrl+1</w:t>
      </w:r>
      <w:r>
        <w:t xml:space="preserve">, </w:t>
      </w:r>
      <w:r>
        <w:rPr>
          <w:b/>
          <w:color w:val="003399"/>
        </w:rPr>
        <w:t>Ctrl+2</w:t>
      </w:r>
      <w:r>
        <w:t xml:space="preserve"> or </w:t>
      </w:r>
      <w:r>
        <w:rPr>
          <w:b/>
          <w:color w:val="003399"/>
        </w:rPr>
        <w:t>Ctrl+3</w:t>
      </w:r>
      <w:r>
        <w:t>.</w:t>
      </w:r>
      <w:ins w:id="9075" w:author="LouD" w:date="2026-10-04T12:00:00Z">
        <w:r>
          <w:t xml:space="preserve"> With a multi SID driver, use </w:t>
        </w:r>
        <w:r>
          <w:rPr>
            <w:b/>
            <w:color w:val="003399"/>
          </w:rPr>
          <w:t xml:space="preserve">Ctrl+4</w:t>
        </w:r>
        <w:r>
          <w:t xml:space="preserve"> to </w:t>
        </w:r>
        <w:r>
          <w:rPr>
            <w:b/>
            <w:color w:val="003399"/>
          </w:rPr>
          <w:t xml:space="preserve">Ctrl+9</w:t>
        </w:r>
        <w:r>
          <w:t xml:space="preserve"> and </w:t>
        </w:r>
        <w:r>
          <w:rPr>
            <w:b/>
            <w:color w:val="003399"/>
          </w:rPr>
          <w:t xml:space="preserve">Ctrl+Shift+1</w:t>
        </w:r>
        <w:r>
          <w:t xml:space="preserve"> to </w:t>
        </w:r>
        <w:r>
          <w:rPr>
            <w:b/>
            <w:color w:val="003399"/>
          </w:rPr>
          <w:t xml:space="preserve">Ctrl+Shift+3</w:t>
        </w:r>
        <w:r>
          <w:t xml:space="preserve"> for track 4 to 12.</w:t>
        </w:r>
      </w:ins>
    </w:p>
    <w:p w14:paraId="25209237" w14:textId="77777777" w:rsidR="0038024D" w:rsidRDefault="0039511A">
      <w:pPr>
        <w:pStyle w:val="Heading2"/>
      </w:pPr>
      <w:bookmarkStart w:id="7" w:name="_Toc224371832"/>
      <w:r>
        <w:t>Song list</w:t>
      </w:r>
      <w:bookmarkEnd w:id="7"/>
    </w:p>
    <w:p w14:paraId="6D960BB7" w14:textId="77777777" w:rsidR="0038024D" w:rsidRDefault="0039511A">
      <w:r>
        <w:t>While inserting and deleting sequence positions or inside the sequences themselves, you may have noticed that things changed in the gray box in the left side of the editor. This is the song list overview. It shows the same sequence numbers as in the tracks, only without the transpositions and contents. This condenses it down for a nice overview of the entire song.</w:t>
      </w:r>
    </w:p>
    <w:p w14:paraId="304C4D1D" w14:textId="77777777" w:rsidR="0038024D" w:rsidRDefault="0039511A">
      <w:r>
        <w:rPr>
          <w:noProof/>
        </w:rPr>
        <w:drawing>
          <wp:inline distT="0" distB="0" distL="0" distR="0" wp14:anchorId="5B8CB44C" wp14:editId="3FED9C0E">
            <wp:extent cx="5309235" cy="1530350"/>
            <wp:effectExtent l="0" t="0" r="0" b="0"/>
            <wp:docPr id="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
                    <pic:cNvPicPr>
                      <a:picLocks noChangeAspect="1" noChangeArrowheads="1"/>
                    </pic:cNvPicPr>
                  </pic:nvPicPr>
                  <pic:blipFill>
                    <a:blip r:embed="rId17"/>
                    <a:stretch>
                      <a:fillRect/>
                    </a:stretch>
                  </pic:blipFill>
                  <pic:spPr bwMode="auto">
                    <a:xfrm>
                      <a:off x="0" y="0"/>
                      <a:ext cx="5309235" cy="1530350"/>
                    </a:xfrm>
                    <a:prstGeom prst="rect">
                      <a:avLst/>
                    </a:prstGeom>
                  </pic:spPr>
                </pic:pic>
              </a:graphicData>
            </a:graphic>
          </wp:inline>
        </w:drawing>
      </w:r>
    </w:p>
    <w:p w14:paraId="7A371F15" w14:textId="77777777" w:rsidR="0038024D" w:rsidRDefault="0039511A">
      <w:r>
        <w:t xml:space="preserve">You can click anywhere to browse a line up and down, home and end, or use page up/down. Clicking a line (or using </w:t>
      </w:r>
      <w:r>
        <w:rPr>
          <w:b/>
          <w:color w:val="003399"/>
        </w:rPr>
        <w:t>Enter</w:t>
      </w:r>
      <w:r>
        <w:t xml:space="preserve">) will go to that spot in the song. Double-clicking (or using </w:t>
      </w:r>
      <w:r>
        <w:rPr>
          <w:b/>
          <w:color w:val="003399"/>
        </w:rPr>
        <w:t>Ctrl+Enter</w:t>
      </w:r>
      <w:r>
        <w:t>) will go to that spot and play from there.</w:t>
      </w:r>
    </w:p>
    <w:p w14:paraId="2FB068C2" w14:textId="77777777" w:rsidR="00C97A94" w:rsidRDefault="00C97A94">
      <w:r>
        <w:lastRenderedPageBreak/>
        <w:t xml:space="preserve">It’s also possible to copy and paste several sequences in a row. Hold down </w:t>
      </w:r>
      <w:r>
        <w:rPr>
          <w:b/>
          <w:color w:val="003399"/>
        </w:rPr>
        <w:t>Shift</w:t>
      </w:r>
      <w:r>
        <w:t xml:space="preserve"> and move the cursor to mark several sequences, copy with </w:t>
      </w:r>
      <w:r>
        <w:rPr>
          <w:b/>
          <w:color w:val="003399"/>
        </w:rPr>
        <w:t>Ctrl+C</w:t>
      </w:r>
      <w:r>
        <w:t xml:space="preserve">, then paste the range elsewhere with </w:t>
      </w:r>
      <w:r>
        <w:rPr>
          <w:b/>
          <w:color w:val="003399"/>
        </w:rPr>
        <w:t>Ctrl+V</w:t>
      </w:r>
      <w:r>
        <w:t xml:space="preserve">. This will always </w:t>
      </w:r>
      <w:proofErr w:type="gramStart"/>
      <w:r>
        <w:t>insert</w:t>
      </w:r>
      <w:proofErr w:type="gramEnd"/>
      <w:r>
        <w:t xml:space="preserve"> the range thereby making the order list longer.</w:t>
      </w:r>
    </w:p>
    <w:p w14:paraId="1DAFA555" w14:textId="414E3980" w:rsidR="0038024D" w:rsidRDefault="0039511A">
      <w:pPr>
        <w:pStyle w:val="IntenseQuote"/>
      </w:pPr>
      <w:r>
        <w:rPr>
          <w:b/>
        </w:rPr>
        <w:t>NOTE:</w:t>
      </w:r>
      <w:r>
        <w:t xml:space="preserve"> </w:t>
      </w:r>
      <w:r w:rsidR="00B15D87">
        <w:t>Left click</w:t>
      </w:r>
      <w:r w:rsidR="005C2005">
        <w:t xml:space="preserve"> an empty spot next to sequence numbers to edit a description.</w:t>
      </w:r>
    </w:p>
    <w:p w14:paraId="766672F6" w14:textId="77777777" w:rsidR="0038024D" w:rsidRDefault="0039511A">
      <w:pPr>
        <w:pStyle w:val="Heading2"/>
      </w:pPr>
      <w:bookmarkStart w:id="8" w:name="_Toc224371833"/>
      <w:r>
        <w:t>Bookmarks</w:t>
      </w:r>
      <w:bookmarkEnd w:id="8"/>
    </w:p>
    <w:p w14:paraId="53553357" w14:textId="77777777" w:rsidR="0038024D" w:rsidRDefault="0039511A">
      <w:r>
        <w:t xml:space="preserve">The small blue box </w:t>
      </w:r>
      <w:r w:rsidR="00021972">
        <w:t xml:space="preserve">towards </w:t>
      </w:r>
      <w:r>
        <w:t>the bottom left corner is the list of bookmarks.</w:t>
      </w:r>
    </w:p>
    <w:p w14:paraId="069F60B5" w14:textId="77777777" w:rsidR="0038024D" w:rsidRDefault="00FD246A" w:rsidP="00FD246A">
      <w:pPr>
        <w:jc w:val="center"/>
      </w:pPr>
      <w:r>
        <w:rPr>
          <w:noProof/>
        </w:rPr>
        <w:drawing>
          <wp:inline distT="0" distB="0" distL="0" distR="0" wp14:anchorId="198893C3" wp14:editId="27996F0A">
            <wp:extent cx="2787793" cy="7810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f2_bookmarks_02.png"/>
                    <pic:cNvPicPr/>
                  </pic:nvPicPr>
                  <pic:blipFill>
                    <a:blip r:embed="rId18">
                      <a:extLst>
                        <a:ext uri="{28A0092B-C50C-407E-A947-70E740481C1C}">
                          <a14:useLocalDpi xmlns:a14="http://schemas.microsoft.com/office/drawing/2010/main" val="0"/>
                        </a:ext>
                      </a:extLst>
                    </a:blip>
                    <a:stretch>
                      <a:fillRect/>
                    </a:stretch>
                  </pic:blipFill>
                  <pic:spPr>
                    <a:xfrm>
                      <a:off x="0" y="0"/>
                      <a:ext cx="2787793" cy="781090"/>
                    </a:xfrm>
                    <a:prstGeom prst="rect">
                      <a:avLst/>
                    </a:prstGeom>
                  </pic:spPr>
                </pic:pic>
              </a:graphicData>
            </a:graphic>
          </wp:inline>
        </w:drawing>
      </w:r>
    </w:p>
    <w:p w14:paraId="2B4DB9E6" w14:textId="45105CE8" w:rsidR="0038024D" w:rsidRDefault="0039511A">
      <w:r>
        <w:t xml:space="preserve">You can define up to eight different bookmarks in a song. Each bookmark is selected </w:t>
      </w:r>
      <w:r w:rsidR="00B15D87">
        <w:t>from</w:t>
      </w:r>
      <w:r>
        <w:t xml:space="preserve"> </w:t>
      </w:r>
      <w:r>
        <w:rPr>
          <w:b/>
          <w:color w:val="003399"/>
        </w:rPr>
        <w:t>Alt+1</w:t>
      </w:r>
      <w:r>
        <w:t xml:space="preserve"> to </w:t>
      </w:r>
      <w:r>
        <w:rPr>
          <w:b/>
          <w:color w:val="003399"/>
        </w:rPr>
        <w:t>Alt+8</w:t>
      </w:r>
      <w:r>
        <w:t xml:space="preserve">. To set a bookmark, hit </w:t>
      </w:r>
      <w:r>
        <w:rPr>
          <w:b/>
          <w:color w:val="003399"/>
        </w:rPr>
        <w:t>Ctrl+M</w:t>
      </w:r>
      <w:r>
        <w:t xml:space="preserve"> anywhere in the song – even in the middle of sequences. The row number is added as the bookmark number. You can now return to that spot with </w:t>
      </w:r>
      <w:r>
        <w:rPr>
          <w:b/>
          <w:color w:val="003399"/>
        </w:rPr>
        <w:t>Ctrl+G</w:t>
      </w:r>
      <w:r>
        <w:t>.</w:t>
      </w:r>
    </w:p>
    <w:p w14:paraId="5FE18498" w14:textId="77777777" w:rsidR="0038024D" w:rsidRDefault="0039511A">
      <w:r>
        <w:t xml:space="preserve">But more importantly, you can now also </w:t>
      </w:r>
      <w:r>
        <w:rPr>
          <w:i/>
        </w:rPr>
        <w:t>play</w:t>
      </w:r>
      <w:r>
        <w:t xml:space="preserve"> from that spot with </w:t>
      </w:r>
      <w:r>
        <w:rPr>
          <w:b/>
          <w:color w:val="003399"/>
        </w:rPr>
        <w:t>F2</w:t>
      </w:r>
      <w:r>
        <w:t>.</w:t>
      </w:r>
    </w:p>
    <w:p w14:paraId="69A8A577" w14:textId="77777777" w:rsidR="00021972" w:rsidRDefault="00021972" w:rsidP="00021972">
      <w:pPr>
        <w:pStyle w:val="Heading2"/>
      </w:pPr>
      <w:bookmarkStart w:id="9" w:name="_Toc224371834"/>
      <w:r>
        <w:t>Visualizers</w:t>
      </w:r>
      <w:bookmarkEnd w:id="9"/>
    </w:p>
    <w:p w14:paraId="05E0B5CD" w14:textId="77777777" w:rsidR="000E786B" w:rsidRDefault="00021972" w:rsidP="000E786B">
      <w:r>
        <w:t>Below the box with bookmarks, in the bottom left corner, there’s a column of horizontal bars.</w:t>
      </w:r>
    </w:p>
    <w:p w14:paraId="18AB3EB6" w14:textId="77777777" w:rsidR="000E786B" w:rsidRDefault="000E786B" w:rsidP="000E786B">
      <w:pPr>
        <w:jc w:val="center"/>
      </w:pPr>
      <w:r>
        <w:rPr>
          <w:noProof/>
        </w:rPr>
        <w:drawing>
          <wp:inline distT="0" distB="0" distL="0" distR="0" wp14:anchorId="4445AC3F" wp14:editId="3FEDD004">
            <wp:extent cx="2844000" cy="82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f2_visualizer.png"/>
                    <pic:cNvPicPr/>
                  </pic:nvPicPr>
                  <pic:blipFill>
                    <a:blip r:embed="rId19">
                      <a:extLst>
                        <a:ext uri="{28A0092B-C50C-407E-A947-70E740481C1C}">
                          <a14:useLocalDpi xmlns:a14="http://schemas.microsoft.com/office/drawing/2010/main" val="0"/>
                        </a:ext>
                      </a:extLst>
                    </a:blip>
                    <a:stretch>
                      <a:fillRect/>
                    </a:stretch>
                  </pic:blipFill>
                  <pic:spPr>
                    <a:xfrm>
                      <a:off x="0" y="0"/>
                      <a:ext cx="2844000" cy="824400"/>
                    </a:xfrm>
                    <a:prstGeom prst="rect">
                      <a:avLst/>
                    </a:prstGeom>
                  </pic:spPr>
                </pic:pic>
              </a:graphicData>
            </a:graphic>
          </wp:inline>
        </w:drawing>
      </w:r>
    </w:p>
    <w:p w14:paraId="7C91794C" w14:textId="77777777" w:rsidR="00497232" w:rsidRDefault="00BB0E2C" w:rsidP="00021972">
      <w:r>
        <w:t xml:space="preserve">The top three bars with the same colors represent the pulse values. When the pulse registers of the SID chip are </w:t>
      </w:r>
      <w:proofErr w:type="gramStart"/>
      <w:r>
        <w:t>changed</w:t>
      </w:r>
      <w:proofErr w:type="gramEnd"/>
      <w:r>
        <w:t xml:space="preserve"> each frame, it produces pulsating and this is represented by these bars shrinking or growing</w:t>
      </w:r>
      <w:r w:rsidR="00497232">
        <w:t xml:space="preserve"> as the music plays</w:t>
      </w:r>
      <w:r>
        <w:t xml:space="preserve">. Each of the three voices have their own individual pulse registers, and the width of </w:t>
      </w:r>
      <w:r w:rsidR="00497232">
        <w:t xml:space="preserve">each register </w:t>
      </w:r>
      <w:r>
        <w:t xml:space="preserve">is 12 bits, </w:t>
      </w:r>
      <w:r w:rsidR="00497232">
        <w:t>which is a range</w:t>
      </w:r>
      <w:r>
        <w:t xml:space="preserve"> from 0 to 4095.</w:t>
      </w:r>
    </w:p>
    <w:p w14:paraId="73E746C0" w14:textId="77777777" w:rsidR="00497232" w:rsidRDefault="00BB0E2C" w:rsidP="00021972">
      <w:r>
        <w:t>However, the pulsating is not unique all the way.</w:t>
      </w:r>
    </w:p>
    <w:p w14:paraId="0A92348E" w14:textId="7DD2A1B9" w:rsidR="00BB0E2C" w:rsidRDefault="00BB0E2C" w:rsidP="00021972">
      <w:r>
        <w:t xml:space="preserve">It sounds thinnest at 0 and becomes more pronounced as you </w:t>
      </w:r>
      <w:r w:rsidR="00497232">
        <w:t xml:space="preserve">approach </w:t>
      </w:r>
      <w:r w:rsidR="00264367">
        <w:t xml:space="preserve">halfway, i.e. </w:t>
      </w:r>
      <w:r>
        <w:t>2048</w:t>
      </w:r>
      <w:r w:rsidR="00264367">
        <w:t>. Then, as the pulsating grows from 2049 to 4095, it diminishes again</w:t>
      </w:r>
      <w:r w:rsidR="00497232">
        <w:t xml:space="preserve">. It’s </w:t>
      </w:r>
      <w:r w:rsidR="00264367">
        <w:t xml:space="preserve">exactly as if you were going backwards from 2048 to 0. In other words, 0 and 4095, 10 and 4085, 1000 and 3095 all sound </w:t>
      </w:r>
      <w:r w:rsidR="00B15D87">
        <w:t>the same</w:t>
      </w:r>
      <w:r w:rsidR="00264367">
        <w:t xml:space="preserve">. This is the reason the bars have a center line. It indicates </w:t>
      </w:r>
      <w:r w:rsidR="00DB2B29">
        <w:t>t</w:t>
      </w:r>
      <w:r w:rsidR="00264367">
        <w:t>his is where the pulse is most pronounced.</w:t>
      </w:r>
    </w:p>
    <w:p w14:paraId="25F6E85B" w14:textId="77777777" w:rsidR="0019402A" w:rsidRDefault="00BB0E2C" w:rsidP="00021972">
      <w:r>
        <w:t xml:space="preserve">The bottom </w:t>
      </w:r>
      <w:r w:rsidR="008E0E3E">
        <w:t xml:space="preserve">(darker gray) </w:t>
      </w:r>
      <w:r>
        <w:t>bar</w:t>
      </w:r>
      <w:r w:rsidR="00497232">
        <w:t xml:space="preserve"> shows the filtering of the SID chip. Its single register is 11 bits and goes from 0 to 2047. Unlike the pulse regis</w:t>
      </w:r>
      <w:r w:rsidR="008E0E3E">
        <w:t xml:space="preserve">ters, it doesn’t repeat itself – </w:t>
      </w:r>
      <w:proofErr w:type="gramStart"/>
      <w:r w:rsidR="008E0E3E">
        <w:t>a</w:t>
      </w:r>
      <w:r w:rsidR="00497232">
        <w:t>ll of</w:t>
      </w:r>
      <w:proofErr w:type="gramEnd"/>
      <w:r w:rsidR="00497232">
        <w:t xml:space="preserve"> the 2048 bits </w:t>
      </w:r>
      <w:r w:rsidR="008E0E3E">
        <w:t xml:space="preserve">there </w:t>
      </w:r>
      <w:r w:rsidR="00497232">
        <w:t>are unique. Unfortunately, there is only one filter</w:t>
      </w:r>
      <w:r w:rsidR="0019402A">
        <w:t xml:space="preserve"> register for the entire SID chip, although you can at least control which voices you want to be affected by the filtering. In fact, this can be seen in the pulse bars.</w:t>
      </w:r>
    </w:p>
    <w:p w14:paraId="0C3CAA74" w14:textId="77777777" w:rsidR="0019402A" w:rsidRDefault="0019402A" w:rsidP="00021972">
      <w:r>
        <w:lastRenderedPageBreak/>
        <w:t xml:space="preserve">The pulse bars represent voice one to three from top to bottom, and the background color of these bars change whenever filtering is turned on for that voice. Note that the filtering is not directly </w:t>
      </w:r>
      <w:r w:rsidR="00E73B56">
        <w:t>tied</w:t>
      </w:r>
      <w:r>
        <w:t xml:space="preserve"> </w:t>
      </w:r>
      <w:r w:rsidR="00E73B56">
        <w:t xml:space="preserve">to </w:t>
      </w:r>
      <w:r>
        <w:t>the pulsating, it’s just a visual detail to help you know what voices are currently being filtered.</w:t>
      </w:r>
    </w:p>
    <w:p>
      <w:pPr>
        <w:rPr>
          <w:ins w:id="9009" w:author="LouD" w:date="2026-10-04T12:00:00Z"/>
        </w:rPr>
      </w:pPr>
      <w:ins w:id="9010" w:author="LouD" w:date="2026-10-04T12:00:00Z">
        <w:r>
          <w:t xml:space="preserve">With a driver for more than one SID, there is a column of bars for every SID.</w:t>
        </w:r>
      </w:ins>
    </w:p>
    <w:p w14:paraId="0E63CAE2" w14:textId="77777777" w:rsidR="008E0E3E" w:rsidRDefault="000E786B" w:rsidP="00021972">
      <w:r>
        <w:t xml:space="preserve">In the image above, you can see that the gray color of the bottom filter bar is visible as the background color on voice one and two. This indicates that those voices are currently filtered while the third is not. How to control this depends on the player. In the default player, you can turn it on and off for voices </w:t>
      </w:r>
      <w:r w:rsidR="008E0E3E">
        <w:t xml:space="preserve">either </w:t>
      </w:r>
      <w:r>
        <w:t xml:space="preserve">in the filter table </w:t>
      </w:r>
      <w:r w:rsidR="008E0E3E">
        <w:t xml:space="preserve">or </w:t>
      </w:r>
      <w:r>
        <w:t>by setting flags in the instrument table.</w:t>
      </w:r>
    </w:p>
    <w:p w14:paraId="256AF00F" w14:textId="149341A7" w:rsidR="000E786B" w:rsidRDefault="008E0E3E" w:rsidP="00021972">
      <w:r>
        <w:t>You can see where</w:t>
      </w:r>
      <w:r w:rsidR="00B15D87">
        <w:t>,</w:t>
      </w:r>
      <w:r>
        <w:t xml:space="preserve"> when you press </w:t>
      </w:r>
      <w:r>
        <w:rPr>
          <w:b/>
          <w:color w:val="003399"/>
        </w:rPr>
        <w:t xml:space="preserve">F12 </w:t>
      </w:r>
      <w:r>
        <w:t>to open the help overlay.</w:t>
      </w:r>
    </w:p>
    <w:p w14:paraId="12882C85" w14:textId="6117BBF4" w:rsidR="00497232" w:rsidRDefault="00497232" w:rsidP="00021972">
      <w:r>
        <w:t>Observing the bars is not only useful when adjusting the pulse and filter programming of the player, it also makes it clear when the left or right boundary is crossed. If you’re composing for the older 6581 SID chip, cr</w:t>
      </w:r>
      <w:r w:rsidR="00E73B56">
        <w:t xml:space="preserve">ossing a boundary may produce an </w:t>
      </w:r>
      <w:r w:rsidR="00B15D87">
        <w:t>audible click</w:t>
      </w:r>
      <w:r>
        <w:t>. This is something you would want to avoid.</w:t>
      </w:r>
    </w:p>
    <w:p w14:paraId="0D209F38" w14:textId="77777777" w:rsidR="0038024D" w:rsidRDefault="0039511A">
      <w:pPr>
        <w:pStyle w:val="Heading2"/>
      </w:pPr>
      <w:bookmarkStart w:id="10" w:name="_Toc224371835"/>
      <w:r>
        <w:t>Tables</w:t>
      </w:r>
      <w:bookmarkEnd w:id="10"/>
    </w:p>
    <w:p w14:paraId="3788E3F6" w14:textId="77777777" w:rsidR="0038024D" w:rsidRDefault="0039511A">
      <w:r>
        <w:t xml:space="preserve">Each driver available to SID Factory II has a text file in a sub folder called </w:t>
      </w:r>
      <w:r>
        <w:rPr>
          <w:i/>
        </w:rPr>
        <w:t>documentation</w:t>
      </w:r>
      <w:r>
        <w:t xml:space="preserve">, explaining all the tables. You can also just hit </w:t>
      </w:r>
      <w:r>
        <w:rPr>
          <w:b/>
          <w:color w:val="003399"/>
        </w:rPr>
        <w:t>F12</w:t>
      </w:r>
      <w:r>
        <w:t xml:space="preserve"> to open an overlay with this information.</w:t>
      </w:r>
    </w:p>
    <w:p w14:paraId="199E2C30" w14:textId="77777777" w:rsidR="0038024D" w:rsidRDefault="0039511A">
      <w:proofErr w:type="gramStart"/>
      <w:r>
        <w:t>Actually</w:t>
      </w:r>
      <w:proofErr w:type="gramEnd"/>
      <w:r>
        <w:t xml:space="preserve"> navigating the tables is as simple as using the cursor keys, tab across the tracks and tables, or clicking a table to enter that position in it. You can also page up/down or use the mouse wheel to scroll it. </w:t>
      </w:r>
      <w:r>
        <w:rPr>
          <w:b/>
          <w:color w:val="003399"/>
        </w:rPr>
        <w:t>Numpad +</w:t>
      </w:r>
      <w:r>
        <w:t xml:space="preserve"> and </w:t>
      </w:r>
      <w:r>
        <w:rPr>
          <w:rFonts w:eastAsia="Calibri"/>
          <w:b/>
          <w:color w:val="003399"/>
        </w:rPr>
        <w:t>Numpad -</w:t>
      </w:r>
      <w:r>
        <w:rPr>
          <w:b/>
          <w:color w:val="003399"/>
        </w:rPr>
        <w:t xml:space="preserve"> </w:t>
      </w:r>
      <w:r>
        <w:t>changes the current instrument (</w:t>
      </w:r>
      <w:r>
        <w:rPr>
          <w:rFonts w:eastAsia="Calibri"/>
          <w:b/>
          <w:color w:val="003399"/>
        </w:rPr>
        <w:t>Cmd+Up</w:t>
      </w:r>
      <w:r>
        <w:t xml:space="preserve"> and </w:t>
      </w:r>
      <w:r>
        <w:rPr>
          <w:rFonts w:eastAsia="Calibri"/>
          <w:b/>
          <w:color w:val="003399"/>
        </w:rPr>
        <w:t>Cmd+Down</w:t>
      </w:r>
      <w:r>
        <w:t xml:space="preserve"> in macOS), and </w:t>
      </w:r>
      <w:r>
        <w:rPr>
          <w:b/>
          <w:color w:val="003399"/>
        </w:rPr>
        <w:t>Ctrl+Numpad +</w:t>
      </w:r>
      <w:r>
        <w:t xml:space="preserve"> and </w:t>
      </w:r>
      <w:r>
        <w:rPr>
          <w:b/>
          <w:color w:val="003399"/>
        </w:rPr>
        <w:t xml:space="preserve">Ctrl+Numpad - </w:t>
      </w:r>
      <w:r>
        <w:t>the command (</w:t>
      </w:r>
      <w:r>
        <w:rPr>
          <w:rFonts w:eastAsia="Calibri"/>
          <w:b/>
          <w:color w:val="003399"/>
        </w:rPr>
        <w:t xml:space="preserve">Shift+Cmd+Up </w:t>
      </w:r>
      <w:r>
        <w:t xml:space="preserve">and </w:t>
      </w:r>
      <w:r>
        <w:rPr>
          <w:rFonts w:eastAsia="Calibri"/>
          <w:b/>
          <w:color w:val="003399"/>
        </w:rPr>
        <w:t>Shift+Cmd+Down</w:t>
      </w:r>
      <w:r>
        <w:t xml:space="preserve"> in macOS).</w:t>
      </w:r>
    </w:p>
    <w:p w14:paraId="6411DC6A" w14:textId="77777777" w:rsidR="0038024D" w:rsidRDefault="0039511A">
      <w:pPr>
        <w:pStyle w:val="IntenseQuote"/>
      </w:pPr>
      <w:r>
        <w:rPr>
          <w:b/>
        </w:rPr>
        <w:t>TIP:</w:t>
      </w:r>
      <w:r>
        <w:t xml:space="preserve"> First time you hit </w:t>
      </w:r>
      <w:r>
        <w:rPr>
          <w:b/>
        </w:rPr>
        <w:t>End</w:t>
      </w:r>
      <w:r>
        <w:t xml:space="preserve"> (</w:t>
      </w:r>
      <w:r>
        <w:rPr>
          <w:b/>
        </w:rPr>
        <w:t>Fn+Right</w:t>
      </w:r>
      <w:r>
        <w:t xml:space="preserve"> in macOS) it goes to the end of the used data.</w:t>
      </w:r>
    </w:p>
    <w:p w14:paraId="1C41CA71" w14:textId="77777777" w:rsidR="0038024D" w:rsidRDefault="0039511A">
      <w:r>
        <w:t xml:space="preserve">You can edit the descriptions for individual commands and instruments. Simple hit </w:t>
      </w:r>
      <w:r>
        <w:rPr>
          <w:b/>
          <w:color w:val="003399"/>
        </w:rPr>
        <w:t>Enter</w:t>
      </w:r>
      <w:r>
        <w:t xml:space="preserve"> and edit it, then hit </w:t>
      </w:r>
      <w:r>
        <w:rPr>
          <w:b/>
          <w:color w:val="003399"/>
        </w:rPr>
        <w:t>Enter</w:t>
      </w:r>
      <w:r>
        <w:t xml:space="preserve"> again to accept, or </w:t>
      </w:r>
      <w:r>
        <w:rPr>
          <w:b/>
          <w:color w:val="003399"/>
        </w:rPr>
        <w:t>Esc</w:t>
      </w:r>
      <w:r>
        <w:t xml:space="preserve"> to undo your typing.</w:t>
      </w:r>
    </w:p>
    <w:p w14:paraId="2300152A" w14:textId="0FCAEC78" w:rsidR="0038024D" w:rsidRDefault="0039511A">
      <w:r>
        <w:t xml:space="preserve">Some table bytes may have one or more bits for controlling minor details. For example, the standard driver 11 has a byte with flags in an instrument row. Normally you would have to add the bit values together in your head, like e.g. </w:t>
      </w:r>
      <w:r>
        <w:rPr>
          <w:rFonts w:ascii="Courier New" w:hAnsi="Courier New" w:cs="Courier New"/>
        </w:rPr>
        <w:t>80</w:t>
      </w:r>
      <w:r>
        <w:t xml:space="preserve"> and </w:t>
      </w:r>
      <w:r>
        <w:rPr>
          <w:rFonts w:ascii="Courier New" w:hAnsi="Courier New" w:cs="Courier New"/>
        </w:rPr>
        <w:t>40</w:t>
      </w:r>
      <w:r>
        <w:t xml:space="preserve"> is </w:t>
      </w:r>
      <w:r>
        <w:rPr>
          <w:rFonts w:ascii="Courier New" w:hAnsi="Courier New" w:cs="Courier New"/>
        </w:rPr>
        <w:t>C0</w:t>
      </w:r>
      <w:r>
        <w:t xml:space="preserve">, but you don’t have to do that in SID Factory II. It has a </w:t>
      </w:r>
      <w:proofErr w:type="gramStart"/>
      <w:r>
        <w:t>bit</w:t>
      </w:r>
      <w:proofErr w:type="gramEnd"/>
      <w:r>
        <w:t xml:space="preserve"> selector built in. Just hit </w:t>
      </w:r>
      <w:r>
        <w:rPr>
          <w:b/>
          <w:color w:val="003399"/>
        </w:rPr>
        <w:t>Shift+Enter</w:t>
      </w:r>
      <w:r>
        <w:t xml:space="preserve"> on that </w:t>
      </w:r>
      <w:r w:rsidR="00B15D87">
        <w:t>value,</w:t>
      </w:r>
      <w:r>
        <w:t xml:space="preserve"> and you can set the bits with the </w:t>
      </w:r>
      <w:r>
        <w:rPr>
          <w:b/>
          <w:color w:val="003399"/>
        </w:rPr>
        <w:t>Space</w:t>
      </w:r>
      <w:r>
        <w:t xml:space="preserve"> key as </w:t>
      </w:r>
      <w:proofErr w:type="gramStart"/>
      <w:r>
        <w:t>you</w:t>
      </w:r>
      <w:proofErr w:type="gramEnd"/>
      <w:r>
        <w:t xml:space="preserve"> cursor up and down. Then hit </w:t>
      </w:r>
      <w:r>
        <w:rPr>
          <w:b/>
          <w:color w:val="003399"/>
        </w:rPr>
        <w:t>Enter</w:t>
      </w:r>
      <w:r>
        <w:t xml:space="preserve"> to accept, or </w:t>
      </w:r>
      <w:r>
        <w:rPr>
          <w:b/>
          <w:color w:val="003399"/>
        </w:rPr>
        <w:t>Esc</w:t>
      </w:r>
      <w:r>
        <w:t xml:space="preserve"> to cancel.</w:t>
      </w:r>
    </w:p>
    <w:p w14:paraId="5538A401" w14:textId="77777777" w:rsidR="0038024D" w:rsidRDefault="0039511A">
      <w:r>
        <w:t xml:space="preserve">You can use </w:t>
      </w:r>
      <w:r>
        <w:rPr>
          <w:b/>
          <w:color w:val="003399"/>
        </w:rPr>
        <w:t>Ctrl+Enter</w:t>
      </w:r>
      <w:r>
        <w:t xml:space="preserve"> to go to a table index pointer. This is used not only in instruments but also in commands. For example, the standard driver 11 has index pointers for pulse, filter and wave tables. Hit </w:t>
      </w:r>
      <w:r>
        <w:rPr>
          <w:b/>
          <w:color w:val="003399"/>
        </w:rPr>
        <w:t>Ctrl+Enter</w:t>
      </w:r>
      <w:r>
        <w:t xml:space="preserve"> on any of these to enter that spot in one of those tables. If a command also uses an index pointer to a table, </w:t>
      </w:r>
      <w:r>
        <w:rPr>
          <w:b/>
          <w:color w:val="003399"/>
        </w:rPr>
        <w:t>Ctrl+Enter</w:t>
      </w:r>
      <w:r>
        <w:t xml:space="preserve"> works there too.</w:t>
      </w:r>
    </w:p>
    <w:p w14:paraId="78F89998" w14:textId="77777777" w:rsidR="0038024D" w:rsidRDefault="0039511A">
      <w:r>
        <w:t xml:space="preserve">SID Factory II is normally silent </w:t>
      </w:r>
      <w:proofErr w:type="gramStart"/>
      <w:r>
        <w:t>in</w:t>
      </w:r>
      <w:proofErr w:type="gramEnd"/>
      <w:r>
        <w:t xml:space="preserve"> the tables. However, if you hold down </w:t>
      </w:r>
      <w:r>
        <w:rPr>
          <w:b/>
          <w:color w:val="003399"/>
        </w:rPr>
        <w:t>Shift</w:t>
      </w:r>
      <w:r>
        <w:t xml:space="preserve"> while typing notes, you can hear the currently chosen instrument playing. This also temporarily stops all table input, making it suitable for quickly testing a melody or an instrument. You can repeatedly play the latest shifted note in the tables by pressing </w:t>
      </w:r>
      <w:r>
        <w:rPr>
          <w:b/>
          <w:color w:val="003399"/>
        </w:rPr>
        <w:t>Space</w:t>
      </w:r>
      <w:r>
        <w:t xml:space="preserve">. If you use </w:t>
      </w:r>
      <w:r>
        <w:rPr>
          <w:b/>
          <w:color w:val="003399"/>
        </w:rPr>
        <w:t>Ctrl+</w:t>
      </w:r>
      <w:proofErr w:type="gramStart"/>
      <w:r>
        <w:rPr>
          <w:b/>
          <w:color w:val="003399"/>
        </w:rPr>
        <w:t>Space</w:t>
      </w:r>
      <w:proofErr w:type="gramEnd"/>
      <w:r>
        <w:t xml:space="preserve"> you will also apply the current command effect.</w:t>
      </w:r>
    </w:p>
    <w:p w14:paraId="74295740" w14:textId="77777777" w:rsidR="0038024D" w:rsidRDefault="0039511A">
      <w:pPr>
        <w:pStyle w:val="Heading3"/>
      </w:pPr>
      <w:bookmarkStart w:id="11" w:name="_Toc224371836"/>
      <w:r>
        <w:lastRenderedPageBreak/>
        <w:t>Commands</w:t>
      </w:r>
      <w:bookmarkEnd w:id="11"/>
    </w:p>
    <w:p w14:paraId="710515FA" w14:textId="0C1E360A" w:rsidR="0038024D" w:rsidRDefault="0039511A">
      <w:r>
        <w:t xml:space="preserve">This </w:t>
      </w:r>
      <w:r w:rsidR="00B15D87">
        <w:t>is the</w:t>
      </w:r>
      <w:r>
        <w:t xml:space="preserve"> table that is referred to from the middle numeric column in the sequences. Because of this it is not possible to insert and delete </w:t>
      </w:r>
      <w:proofErr w:type="gramStart"/>
      <w:r>
        <w:t>in it</w:t>
      </w:r>
      <w:proofErr w:type="gramEnd"/>
      <w:r>
        <w:t>.</w:t>
      </w:r>
    </w:p>
    <w:p w14:paraId="6B290F07" w14:textId="77777777" w:rsidR="0038024D" w:rsidRDefault="0039511A">
      <w:r>
        <w:rPr>
          <w:noProof/>
        </w:rPr>
        <w:drawing>
          <wp:inline distT="0" distB="0" distL="0" distR="0" wp14:anchorId="21520F35" wp14:editId="641E315A">
            <wp:extent cx="5943600" cy="2448560"/>
            <wp:effectExtent l="0" t="0" r="0" b="0"/>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pic:cNvPicPr>
                      <a:picLocks noChangeAspect="1" noChangeArrowheads="1"/>
                    </pic:cNvPicPr>
                  </pic:nvPicPr>
                  <pic:blipFill>
                    <a:blip r:embed="rId20"/>
                    <a:stretch>
                      <a:fillRect/>
                    </a:stretch>
                  </pic:blipFill>
                  <pic:spPr bwMode="auto">
                    <a:xfrm>
                      <a:off x="0" y="0"/>
                      <a:ext cx="5943600" cy="2448560"/>
                    </a:xfrm>
                    <a:prstGeom prst="rect">
                      <a:avLst/>
                    </a:prstGeom>
                  </pic:spPr>
                </pic:pic>
              </a:graphicData>
            </a:graphic>
          </wp:inline>
        </w:drawing>
      </w:r>
    </w:p>
    <w:p w14:paraId="21327F73" w14:textId="77777777" w:rsidR="0038024D" w:rsidRDefault="0039511A">
      <w:r>
        <w:t xml:space="preserve">If you hit </w:t>
      </w:r>
      <w:r>
        <w:rPr>
          <w:b/>
          <w:color w:val="003399"/>
        </w:rPr>
        <w:t>F12</w:t>
      </w:r>
      <w:r>
        <w:t xml:space="preserve"> to open an expanded overlay, you can see a list of the commands offered by the currently loaded driver. Look for the magenta color.</w:t>
      </w:r>
    </w:p>
    <w:p w14:paraId="295014A7" w14:textId="77777777" w:rsidR="0038024D" w:rsidRDefault="0039511A">
      <w:pPr>
        <w:pStyle w:val="Heading3"/>
      </w:pPr>
      <w:bookmarkStart w:id="12" w:name="_Toc224371837"/>
      <w:r>
        <w:t>Instruments</w:t>
      </w:r>
      <w:bookmarkEnd w:id="12"/>
    </w:p>
    <w:p w14:paraId="00351527" w14:textId="77777777" w:rsidR="0038024D" w:rsidRDefault="0039511A">
      <w:r>
        <w:t>The instruments are referred to from the left numeric column in the sequences – and just like with the commands, it is thus not possible to insert and delete in it.</w:t>
      </w:r>
    </w:p>
    <w:p w14:paraId="0F791B6A" w14:textId="77777777" w:rsidR="0038024D" w:rsidRDefault="0039511A">
      <w:r>
        <w:rPr>
          <w:noProof/>
        </w:rPr>
        <w:drawing>
          <wp:inline distT="0" distB="0" distL="0" distR="0" wp14:anchorId="75584660" wp14:editId="5690B44E">
            <wp:extent cx="5943600" cy="2472690"/>
            <wp:effectExtent l="0" t="0" r="0" b="0"/>
            <wp:docPr id="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
                    <pic:cNvPicPr>
                      <a:picLocks noChangeAspect="1" noChangeArrowheads="1"/>
                    </pic:cNvPicPr>
                  </pic:nvPicPr>
                  <pic:blipFill>
                    <a:blip r:embed="rId21"/>
                    <a:stretch>
                      <a:fillRect/>
                    </a:stretch>
                  </pic:blipFill>
                  <pic:spPr bwMode="auto">
                    <a:xfrm>
                      <a:off x="0" y="0"/>
                      <a:ext cx="5943600" cy="2472690"/>
                    </a:xfrm>
                    <a:prstGeom prst="rect">
                      <a:avLst/>
                    </a:prstGeom>
                  </pic:spPr>
                </pic:pic>
              </a:graphicData>
            </a:graphic>
          </wp:inline>
        </w:drawing>
      </w:r>
    </w:p>
    <w:p w14:paraId="341D655C" w14:textId="27C380F0" w:rsidR="0038024D" w:rsidRDefault="0039511A">
      <w:r>
        <w:t xml:space="preserve">The </w:t>
      </w:r>
      <w:r w:rsidR="00B15D87">
        <w:t>number</w:t>
      </w:r>
      <w:r>
        <w:t xml:space="preserve"> of bytes and their purpose </w:t>
      </w:r>
      <w:proofErr w:type="gramStart"/>
      <w:r>
        <w:t>depends</w:t>
      </w:r>
      <w:proofErr w:type="gramEnd"/>
      <w:r>
        <w:t xml:space="preserve"> on the currently loaded driver, but typically at least the ADSR can be edited here. If there are support tables for e.g. waveforms, pulse or filter, there may also be index pointer bytes to rows in them. As mentioned before, you can jump to a row in one of these tables by placing the cursor on the index pointer value and then hit </w:t>
      </w:r>
      <w:r>
        <w:rPr>
          <w:b/>
          <w:color w:val="003399"/>
        </w:rPr>
        <w:t>Ctrl+Enter</w:t>
      </w:r>
      <w:r>
        <w:t>.</w:t>
      </w:r>
    </w:p>
    <w:p w14:paraId="66C656F0" w14:textId="77777777" w:rsidR="0038024D" w:rsidRDefault="0039511A">
      <w:pPr>
        <w:pStyle w:val="Heading3"/>
      </w:pPr>
      <w:bookmarkStart w:id="13" w:name="_Toc224371838"/>
      <w:r>
        <w:lastRenderedPageBreak/>
        <w:t>Wave</w:t>
      </w:r>
      <w:bookmarkEnd w:id="13"/>
    </w:p>
    <w:p w14:paraId="62022368" w14:textId="382A2ED6" w:rsidR="0038024D" w:rsidRDefault="0039511A">
      <w:r>
        <w:t xml:space="preserve">If the driver offers a wave table, it usually sets the waveform in the left </w:t>
      </w:r>
      <w:r w:rsidR="00B15D87">
        <w:t>column,</w:t>
      </w:r>
      <w:r>
        <w:t xml:space="preserve"> and the semitones add value in the right. For example, </w:t>
      </w:r>
      <w:r>
        <w:rPr>
          <w:rFonts w:ascii="Courier New" w:hAnsi="Courier New" w:cs="Courier New"/>
        </w:rPr>
        <w:t>11 0c</w:t>
      </w:r>
      <w:r>
        <w:t xml:space="preserve"> means use the triangle waveform and play it one octave higher than what the note in the sequence states. However, if you add </w:t>
      </w:r>
      <w:r>
        <w:rPr>
          <w:rFonts w:ascii="Courier New" w:hAnsi="Courier New" w:cs="Courier New"/>
        </w:rPr>
        <w:t>80</w:t>
      </w:r>
      <w:r>
        <w:t xml:space="preserve"> to the right value, it will be a static note chosen directly from the table of frequency values. This is great for e.g. drums.</w:t>
      </w:r>
    </w:p>
    <w:p w14:paraId="07152E0B" w14:textId="77777777" w:rsidR="0038024D" w:rsidRDefault="0039511A">
      <w:r>
        <w:t xml:space="preserve">A left value of </w:t>
      </w:r>
      <w:r>
        <w:rPr>
          <w:rFonts w:ascii="Courier New" w:hAnsi="Courier New" w:cs="Courier New"/>
        </w:rPr>
        <w:t>7f</w:t>
      </w:r>
      <w:r>
        <w:t xml:space="preserve"> expects the right value to be an absolute pointer to a different row. For example, </w:t>
      </w:r>
      <w:r>
        <w:rPr>
          <w:rFonts w:ascii="Courier New" w:hAnsi="Courier New" w:cs="Courier New"/>
        </w:rPr>
        <w:t>7f 02</w:t>
      </w:r>
      <w:r>
        <w:t xml:space="preserve"> means that it should wrap back to the third row in the table.</w:t>
      </w:r>
    </w:p>
    <w:p w14:paraId="529406A1" w14:textId="77777777" w:rsidR="0038024D" w:rsidRDefault="0039511A">
      <w:r>
        <w:t>The above rules are common but might change when a different driver is loaded.</w:t>
      </w:r>
    </w:p>
    <w:p w14:paraId="13CF35E4" w14:textId="77777777" w:rsidR="0038024D" w:rsidRDefault="0039511A">
      <w:pPr>
        <w:pStyle w:val="Heading3"/>
      </w:pPr>
      <w:bookmarkStart w:id="14" w:name="_Toc224371839"/>
      <w:r>
        <w:t>Pulse</w:t>
      </w:r>
      <w:bookmarkEnd w:id="14"/>
    </w:p>
    <w:p w14:paraId="0F5338C8" w14:textId="77777777" w:rsidR="0038024D" w:rsidRDefault="0039511A">
      <w:r>
        <w:t xml:space="preserve">If the driver offers a pulse table, it is used to define the range and speeds of which the pulse travels to produce the swooping effects of waveform </w:t>
      </w:r>
      <w:r>
        <w:rPr>
          <w:rFonts w:ascii="Courier New" w:hAnsi="Courier New" w:cs="Courier New"/>
        </w:rPr>
        <w:t>41</w:t>
      </w:r>
      <w:r>
        <w:t xml:space="preserve"> as well as a few combined waveforms. Hit </w:t>
      </w:r>
      <w:r>
        <w:rPr>
          <w:b/>
          <w:color w:val="003399"/>
        </w:rPr>
        <w:t>F12</w:t>
      </w:r>
      <w:r>
        <w:t xml:space="preserve"> to open an expanded overlay that explains the commands in this table. Look for the pink color.</w:t>
      </w:r>
    </w:p>
    <w:p w14:paraId="06B6190A" w14:textId="32065E59" w:rsidR="0038024D" w:rsidRDefault="0039511A">
      <w:r>
        <w:t xml:space="preserve">In some drivers, a </w:t>
      </w:r>
      <w:r w:rsidR="00B15D87">
        <w:t>simpler</w:t>
      </w:r>
      <w:r>
        <w:t xml:space="preserve"> pulsating effect is defined in one or two bytes in the instrument.</w:t>
      </w:r>
    </w:p>
    <w:p w14:paraId="12EB59F2" w14:textId="77777777" w:rsidR="0038024D" w:rsidRDefault="0039511A">
      <w:pPr>
        <w:pStyle w:val="Heading3"/>
      </w:pPr>
      <w:bookmarkStart w:id="15" w:name="_Toc224371840"/>
      <w:r>
        <w:t>Filter</w:t>
      </w:r>
      <w:bookmarkEnd w:id="15"/>
    </w:p>
    <w:p w14:paraId="69E64D10" w14:textId="77777777" w:rsidR="0038024D" w:rsidRDefault="0039511A">
      <w:r>
        <w:t>If the driver offers a filter table, it is also used to define the range and speeds. Unlike pulse, the filter in the SID chip is a global effect that can then be applied to one or more channels using a bit mask. This bit mask consists of three bits, for values 1, 2 and 4.</w:t>
      </w:r>
    </w:p>
    <w:p w14:paraId="432748D6" w14:textId="77777777" w:rsidR="0038024D" w:rsidRDefault="0039511A">
      <w:r>
        <w:t>By combining these you can choose any combination of channels.</w:t>
      </w:r>
    </w:p>
    <w:p w14:paraId="55221468" w14:textId="68AB5CC9" w:rsidR="0038024D" w:rsidRDefault="0039511A">
      <w:r>
        <w:t xml:space="preserve">For </w:t>
      </w:r>
      <w:r w:rsidR="00B15D87">
        <w:t>example,</w:t>
      </w:r>
      <w:r>
        <w:t xml:space="preserve"> 1+2 = 3 adds the filter effect to the first two channels, 4 only to the third channel, while 1+2+4 = 7 to all three channels. </w:t>
      </w:r>
      <w:r w:rsidR="00B15D87">
        <w:t>Typically,</w:t>
      </w:r>
      <w:r>
        <w:t xml:space="preserve"> this bitmask is one of several settings in this table along with the filter cutoff start value and the resonance, but it depends on how the driver is written. Hit </w:t>
      </w:r>
      <w:r>
        <w:rPr>
          <w:b/>
          <w:color w:val="003399"/>
        </w:rPr>
        <w:t>F12</w:t>
      </w:r>
      <w:r>
        <w:t xml:space="preserve"> to open an expanded overlay that explains the commands in the table. Look for the orange color.</w:t>
      </w:r>
    </w:p>
    <w:p w14:paraId="1775AB62" w14:textId="356C3FE8" w:rsidR="0038024D" w:rsidRDefault="0039511A">
      <w:r>
        <w:t xml:space="preserve">Note that some of the drivers available </w:t>
      </w:r>
      <w:r w:rsidR="00B15D87">
        <w:t>don’t</w:t>
      </w:r>
      <w:r>
        <w:t xml:space="preserve"> even have any filter capabilities at all.</w:t>
      </w:r>
    </w:p>
    <w:p w14:paraId="183C7AAA" w14:textId="77777777" w:rsidR="0038024D" w:rsidRDefault="0039511A">
      <w:pPr>
        <w:pStyle w:val="Heading3"/>
      </w:pPr>
      <w:bookmarkStart w:id="16" w:name="_Toc224371841"/>
      <w:r>
        <w:t>Arp</w:t>
      </w:r>
      <w:bookmarkEnd w:id="16"/>
    </w:p>
    <w:p w14:paraId="633A77BD" w14:textId="77777777" w:rsidR="0038024D" w:rsidRDefault="0039511A">
      <w:r>
        <w:t>Some drivers have an arpeggio table that is separate from the wave table. This is primarily used to make arpeggio chords, typically referred to from the command table. The values are added as semitones to the note in the sequence. A value in the command may even set the speed of the arpeggio. Hit</w:t>
      </w:r>
      <w:r>
        <w:rPr>
          <w:b/>
          <w:color w:val="003399"/>
        </w:rPr>
        <w:t xml:space="preserve"> F12</w:t>
      </w:r>
      <w:r>
        <w:t xml:space="preserve"> to open an expanded overlay that explains the table. Look for the green color. </w:t>
      </w:r>
    </w:p>
    <w:p w14:paraId="55107F66" w14:textId="61EF7551" w:rsidR="0038024D" w:rsidRDefault="0039511A">
      <w:r>
        <w:t xml:space="preserve">In the default driver that loads when SID Factory II starts (driver 11) the arpeggio only </w:t>
      </w:r>
      <w:r w:rsidR="00B15D87">
        <w:t>affects</w:t>
      </w:r>
      <w:r>
        <w:t xml:space="preserve"> the values in the </w:t>
      </w:r>
      <w:r>
        <w:rPr>
          <w:i/>
        </w:rPr>
        <w:t>wave table</w:t>
      </w:r>
      <w:r>
        <w:t xml:space="preserve"> where semitone add values are set to </w:t>
      </w:r>
      <w:r>
        <w:rPr>
          <w:rFonts w:ascii="Courier New" w:hAnsi="Courier New" w:cs="Courier New"/>
        </w:rPr>
        <w:t>00</w:t>
      </w:r>
      <w:r>
        <w:t>. Other add values ignore the arpeggio.</w:t>
      </w:r>
    </w:p>
    <w:p w14:paraId="74F461EA" w14:textId="77777777" w:rsidR="0038024D" w:rsidRDefault="0039511A">
      <w:pPr>
        <w:pStyle w:val="Heading3"/>
      </w:pPr>
      <w:bookmarkStart w:id="17" w:name="_Toc224371842"/>
      <w:r>
        <w:t>Init</w:t>
      </w:r>
      <w:bookmarkEnd w:id="17"/>
    </w:p>
    <w:p w14:paraId="5E5D437E" w14:textId="42DC8BC6" w:rsidR="0038024D" w:rsidRDefault="0039511A">
      <w:r>
        <w:t xml:space="preserve">If the init table is present in the current driver, it points to a tempo table row and sets the main volume with </w:t>
      </w:r>
      <w:r>
        <w:rPr>
          <w:rFonts w:ascii="Courier New" w:hAnsi="Courier New" w:cs="Courier New"/>
        </w:rPr>
        <w:t>00 0f</w:t>
      </w:r>
      <w:r>
        <w:t xml:space="preserve"> (the latter is the loudest volume possible in the SID chip). </w:t>
      </w:r>
      <w:r w:rsidR="00AB3ACB">
        <w:t xml:space="preserve">Multiple entries here are used for multi-songs. </w:t>
      </w:r>
      <w:r>
        <w:t xml:space="preserve">If you hit </w:t>
      </w:r>
      <w:r>
        <w:rPr>
          <w:b/>
          <w:color w:val="003399"/>
        </w:rPr>
        <w:t>F12</w:t>
      </w:r>
      <w:r>
        <w:t xml:space="preserve"> to open the </w:t>
      </w:r>
      <w:r w:rsidR="00B15D87">
        <w:t>overlay,</w:t>
      </w:r>
      <w:r>
        <w:t xml:space="preserve"> you can find its details in the box outlined in white.</w:t>
      </w:r>
    </w:p>
    <w:p w14:paraId="3AF331C9" w14:textId="77777777" w:rsidR="0038024D" w:rsidRDefault="0039511A">
      <w:pPr>
        <w:pStyle w:val="Heading3"/>
      </w:pPr>
      <w:bookmarkStart w:id="18" w:name="_Toc224371843"/>
      <w:r>
        <w:lastRenderedPageBreak/>
        <w:t>HR</w:t>
      </w:r>
      <w:bookmarkEnd w:id="18"/>
    </w:p>
    <w:p w14:paraId="1EC9ACE9" w14:textId="77A154FF" w:rsidR="0038024D" w:rsidRDefault="0039511A">
      <w:r>
        <w:t xml:space="preserve">Most drivers utilize something called </w:t>
      </w:r>
      <w:r>
        <w:rPr>
          <w:i/>
        </w:rPr>
        <w:t>hard restart</w:t>
      </w:r>
      <w:r>
        <w:t xml:space="preserve">. In fact, most modern players on the C64 have some version of this technique. </w:t>
      </w:r>
      <w:r w:rsidR="00B15D87">
        <w:t>So,</w:t>
      </w:r>
      <w:r>
        <w:t xml:space="preserve"> what is this?</w:t>
      </w:r>
    </w:p>
    <w:p w14:paraId="39FB25A9" w14:textId="77777777" w:rsidR="0038024D" w:rsidRDefault="0039511A">
      <w:r>
        <w:t xml:space="preserve">The ADSR for each channel defines </w:t>
      </w:r>
      <w:proofErr w:type="gramStart"/>
      <w:r>
        <w:t xml:space="preserve">the </w:t>
      </w:r>
      <w:r>
        <w:rPr>
          <w:i/>
        </w:rPr>
        <w:t>Attack</w:t>
      </w:r>
      <w:proofErr w:type="gramEnd"/>
      <w:r>
        <w:t xml:space="preserve">, </w:t>
      </w:r>
      <w:r>
        <w:rPr>
          <w:i/>
        </w:rPr>
        <w:t>Decay</w:t>
      </w:r>
      <w:r>
        <w:t xml:space="preserve">, </w:t>
      </w:r>
      <w:r>
        <w:rPr>
          <w:i/>
        </w:rPr>
        <w:t>Sustain</w:t>
      </w:r>
      <w:r>
        <w:t xml:space="preserve"> and </w:t>
      </w:r>
      <w:r>
        <w:rPr>
          <w:i/>
        </w:rPr>
        <w:t>Release</w:t>
      </w:r>
      <w:r>
        <w:t xml:space="preserve"> of a note. How it increases in volume and then decays to a steady level </w:t>
      </w:r>
      <w:proofErr w:type="gramStart"/>
      <w:r>
        <w:t>as long as</w:t>
      </w:r>
      <w:proofErr w:type="gramEnd"/>
      <w:r>
        <w:t xml:space="preserve"> the note is gated on, which corresponds to holding down a piano key. As soon as you gate off – release the piano key – the release fades out the note. The ASDR is typically defined in the instrument table and can also be changed with commands.</w:t>
      </w:r>
    </w:p>
    <w:p w14:paraId="72E09504" w14:textId="07DCAECC" w:rsidR="0038024D" w:rsidRDefault="0039511A">
      <w:r>
        <w:t xml:space="preserve">While ADSR is </w:t>
      </w:r>
      <w:r w:rsidR="00B15D87">
        <w:t>one</w:t>
      </w:r>
      <w:r>
        <w:t xml:space="preserve"> of the best features of the SID chip, it is not perfect. If you were to, say, play a sequence full of smaller note durations, each kept gated on until the next note, then played it </w:t>
      </w:r>
      <w:r w:rsidR="00B15D87">
        <w:t>repeatedly</w:t>
      </w:r>
      <w:r>
        <w:t xml:space="preserve"> without enabling hard restart in the instrument, you would probably hear the ADSR kind of stumble here and there. </w:t>
      </w:r>
      <w:r w:rsidR="00B15D87">
        <w:t>Of course,</w:t>
      </w:r>
      <w:r>
        <w:t xml:space="preserve"> this depends on what values you put into the ADSR </w:t>
      </w:r>
      <w:r w:rsidR="00B15D87">
        <w:t>registers,</w:t>
      </w:r>
      <w:r>
        <w:t xml:space="preserve"> and some values may also alleviate it, but it’s easy to keep running into this problem. The renowned C64 composer Martin Galway called this “the school band effect” which is as apt a description as any.</w:t>
      </w:r>
    </w:p>
    <w:p w14:paraId="2CC1A561" w14:textId="77777777" w:rsidR="0038024D" w:rsidRDefault="0039511A">
      <w:r>
        <w:t>Hard restart was invented to defeat this ADSR bug.</w:t>
      </w:r>
    </w:p>
    <w:p w14:paraId="1BF23582" w14:textId="77777777" w:rsidR="0038024D" w:rsidRDefault="0039511A">
      <w:r>
        <w:t xml:space="preserve">The hard restart prevention works by gating off and resetting the ADSR values a few frames before the next note triggers. How to design hard restart in a player varies a lot depending on the creator, but in SID Factory II, most drivers that use it triggers the effect exactly two frames before. Say you trigger a note and keep it gated on with </w:t>
      </w:r>
      <w:r>
        <w:rPr>
          <w:rFonts w:ascii="Courier New" w:hAnsi="Courier New" w:cs="Courier New"/>
        </w:rPr>
        <w:t>+++</w:t>
      </w:r>
      <w:r>
        <w:t xml:space="preserve"> rows for a few rows, adding up to a total of 15 frames. The note is first triggered with the ADSR defined in the instrument. After 13 of its 15 frames have passed, the hard restart takes over. It gates off and applies a different set of ADSR. Depending on this new set of ADSR, it may cut off the remainder of the note, making it sound a tiny bit staccato. However, this also stabilizes the ADSR and makes sure the next note always triggers perfectly. No more stumbling.</w:t>
      </w:r>
    </w:p>
    <w:p w14:paraId="35FB89B4" w14:textId="51B15135" w:rsidR="0038024D" w:rsidRDefault="0039511A">
      <w:r>
        <w:t xml:space="preserve">Defining this new ADSR is where the HR table comes in. In the default driver that loads when SID Factory II starts (driver 11) you can enable hard restart with a flag in the instrument </w:t>
      </w:r>
      <w:r w:rsidR="00B15D87">
        <w:t>and</w:t>
      </w:r>
      <w:r>
        <w:t xml:space="preserve"> point to an ADSR value in the HR table. This is typically </w:t>
      </w:r>
      <w:r>
        <w:rPr>
          <w:rFonts w:ascii="Courier New" w:hAnsi="Courier New" w:cs="Courier New"/>
        </w:rPr>
        <w:t>0F 00</w:t>
      </w:r>
      <w:r>
        <w:t xml:space="preserve"> which brings the note down fast. There is usually no reason to change this, but as you become more proficient with composing, you may want to experiment. You can also leave it as is for most instruments and create a second ADSR set that you point to from another instrument. If you hit </w:t>
      </w:r>
      <w:r>
        <w:rPr>
          <w:b/>
          <w:color w:val="003399"/>
        </w:rPr>
        <w:t>F12</w:t>
      </w:r>
      <w:r>
        <w:t xml:space="preserve"> to open the overlay, you can find the details in the cyan box with flags.</w:t>
      </w:r>
    </w:p>
    <w:p w14:paraId="0DDE9131" w14:textId="77777777" w:rsidR="0038024D" w:rsidRDefault="0039511A">
      <w:pPr>
        <w:pStyle w:val="Heading3"/>
      </w:pPr>
      <w:bookmarkStart w:id="19" w:name="_Toc224371844"/>
      <w:r>
        <w:t>Tempo</w:t>
      </w:r>
      <w:bookmarkEnd w:id="19"/>
    </w:p>
    <w:p w14:paraId="2E74AD43" w14:textId="77777777" w:rsidR="0038024D" w:rsidRDefault="0039511A">
      <w:r>
        <w:t>If the current driver supports a tempo table, this is where the pace of the song is defined. In the default driver that loads when SID Factory II starts (driver 11) the accompanying init table points to it.</w:t>
      </w:r>
    </w:p>
    <w:p w14:paraId="4D27C07A" w14:textId="77777777" w:rsidR="0038024D" w:rsidRDefault="0039511A">
      <w:r>
        <w:t xml:space="preserve">A value in the tempo table defines the number of frames one row (or the smallest possible note) in a </w:t>
      </w:r>
      <w:proofErr w:type="gramStart"/>
      <w:r>
        <w:t>sequence</w:t>
      </w:r>
      <w:proofErr w:type="gramEnd"/>
      <w:r>
        <w:t xml:space="preserve"> lasts. Frames is the fastest possible update of the driver and is typically 50 times a second on PAL and 60 times a second on NTSC.</w:t>
      </w:r>
    </w:p>
    <w:p w14:paraId="090FD9B2" w14:textId="6E6898B5" w:rsidR="0038024D" w:rsidRDefault="0039511A">
      <w:r>
        <w:t xml:space="preserve">Smaller values </w:t>
      </w:r>
      <w:r w:rsidR="00984F82">
        <w:t>mean</w:t>
      </w:r>
      <w:r>
        <w:t xml:space="preserve"> a faster tune. Depending on whether the driver uses hard restart and how this is set up, there may be a minimum value that works well with the driver. Usually this is </w:t>
      </w:r>
      <w:r>
        <w:rPr>
          <w:rFonts w:ascii="Courier New" w:hAnsi="Courier New" w:cs="Courier New"/>
        </w:rPr>
        <w:t>02</w:t>
      </w:r>
      <w:r>
        <w:t xml:space="preserve">, but if you are using a driver that doesn’t have hard restart (or uses a tight model of it) it may be smaller. The table won’t prevent you from trying small values, however, and sometimes they </w:t>
      </w:r>
      <w:r>
        <w:rPr>
          <w:i/>
        </w:rPr>
        <w:t>may</w:t>
      </w:r>
      <w:r>
        <w:t xml:space="preserve"> work in a chain.</w:t>
      </w:r>
    </w:p>
    <w:p w14:paraId="401F3F2E" w14:textId="77777777" w:rsidR="0038024D" w:rsidRDefault="0039511A">
      <w:r>
        <w:lastRenderedPageBreak/>
        <w:t xml:space="preserve">You may have a chain of tempo values until the wrap byte </w:t>
      </w:r>
      <w:r>
        <w:rPr>
          <w:rFonts w:ascii="Courier New" w:hAnsi="Courier New" w:cs="Courier New"/>
        </w:rPr>
        <w:t>7f</w:t>
      </w:r>
      <w:r>
        <w:t xml:space="preserve"> restarts it. Every time the driver exhausts a tempo value, it will count down on the next one. This makes it possible to make funky shuffle rhythms or e.g. 2½ speeds. Sometimes it can also be handy to match the speed of a real song you’re covering.</w:t>
      </w:r>
    </w:p>
    <w:p w14:paraId="09C7A66D" w14:textId="77777777" w:rsidR="00CB1257" w:rsidRDefault="00CB1257">
      <w:pPr>
        <w:pStyle w:val="Heading2"/>
      </w:pPr>
      <w:bookmarkStart w:id="20" w:name="_Toc224371845"/>
      <w:r>
        <w:t>Multiple songs</w:t>
      </w:r>
      <w:bookmarkEnd w:id="20"/>
    </w:p>
    <w:p w14:paraId="4B48477D" w14:textId="77777777" w:rsidR="00CB1257" w:rsidRDefault="00CB1257" w:rsidP="00CB1257">
      <w:r>
        <w:t xml:space="preserve">Press the </w:t>
      </w:r>
      <w:r>
        <w:rPr>
          <w:b/>
          <w:color w:val="003399"/>
        </w:rPr>
        <w:t xml:space="preserve">F7 </w:t>
      </w:r>
      <w:r>
        <w:t>key at any time to show a dialog box where you can manage multiple songs. You can select, rename, move, add, or delete songs. This is especially useful when making music for a game.</w:t>
      </w:r>
    </w:p>
    <w:p w14:paraId="2EEB607A" w14:textId="77777777" w:rsidR="00CB1257" w:rsidRDefault="00CB1257" w:rsidP="00CB1257">
      <w:r w:rsidRPr="00CB1257">
        <w:rPr>
          <w:noProof/>
        </w:rPr>
        <w:drawing>
          <wp:inline distT="0" distB="0" distL="0" distR="0" wp14:anchorId="6154615C" wp14:editId="5E7123FD">
            <wp:extent cx="5943600" cy="14992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499235"/>
                    </a:xfrm>
                    <a:prstGeom prst="rect">
                      <a:avLst/>
                    </a:prstGeom>
                  </pic:spPr>
                </pic:pic>
              </a:graphicData>
            </a:graphic>
          </wp:inline>
        </w:drawing>
      </w:r>
    </w:p>
    <w:p w14:paraId="16E0E889" w14:textId="77777777" w:rsidR="00CB1257" w:rsidRDefault="00CB1257" w:rsidP="00CB1257">
      <w:r>
        <w:t>After having selected a song, the gray information box in the bottom right corner should show you what is currently being edited.</w:t>
      </w:r>
    </w:p>
    <w:p w14:paraId="4D459CCC" w14:textId="77777777" w:rsidR="00CB1257" w:rsidRDefault="00CB1257" w:rsidP="00CB1257">
      <w:r>
        <w:t xml:space="preserve">Individual songs have their own bookmarks, and you can set a different speed and volume </w:t>
      </w:r>
      <w:proofErr w:type="gramStart"/>
      <w:r>
        <w:t>in</w:t>
      </w:r>
      <w:proofErr w:type="gramEnd"/>
      <w:r>
        <w:t xml:space="preserve"> the </w:t>
      </w:r>
      <w:r w:rsidRPr="00CB1257">
        <w:rPr>
          <w:b/>
        </w:rPr>
        <w:t>Init</w:t>
      </w:r>
      <w:r>
        <w:t xml:space="preserve"> table. However, all songs do share the same sequences and table data.</w:t>
      </w:r>
    </w:p>
    <w:p w14:paraId="029D0D76" w14:textId="77777777" w:rsidR="00CB1257" w:rsidRPr="00CB1257" w:rsidRDefault="00CB1257" w:rsidP="00CB1257">
      <w:r>
        <w:t xml:space="preserve">The end of a song can have a </w:t>
      </w:r>
      <w:r w:rsidRPr="00CB1257">
        <w:rPr>
          <w:b/>
        </w:rPr>
        <w:t>loop</w:t>
      </w:r>
      <w:r>
        <w:t xml:space="preserve"> (the default) or an </w:t>
      </w:r>
      <w:r w:rsidRPr="00CB1257">
        <w:rPr>
          <w:b/>
        </w:rPr>
        <w:t>end</w:t>
      </w:r>
      <w:r>
        <w:t xml:space="preserve"> marker. </w:t>
      </w:r>
      <w:r w:rsidR="00080213">
        <w:t xml:space="preserve">With the cursor on </w:t>
      </w:r>
      <w:r>
        <w:t xml:space="preserve">the </w:t>
      </w:r>
      <w:r w:rsidRPr="00080213">
        <w:rPr>
          <w:b/>
        </w:rPr>
        <w:t>loop</w:t>
      </w:r>
      <w:r>
        <w:t xml:space="preserve"> marker, you can change it to </w:t>
      </w:r>
      <w:r w:rsidRPr="00080213">
        <w:rPr>
          <w:b/>
        </w:rPr>
        <w:t>end</w:t>
      </w:r>
      <w:r>
        <w:t xml:space="preserve"> by hitting </w:t>
      </w:r>
      <w:r>
        <w:rPr>
          <w:b/>
          <w:color w:val="003399"/>
        </w:rPr>
        <w:t>Ctrl+L</w:t>
      </w:r>
      <w:r>
        <w:t>.</w:t>
      </w:r>
      <w:r w:rsidR="00080213">
        <w:t xml:space="preserve"> Hit it again to toggle back to </w:t>
      </w:r>
      <w:r w:rsidR="00080213" w:rsidRPr="00080213">
        <w:rPr>
          <w:b/>
        </w:rPr>
        <w:t>loop</w:t>
      </w:r>
      <w:r w:rsidR="00080213">
        <w:t xml:space="preserve"> with the loop point set to the beginning of the song. You can also just set a loop point somewhere earlier with </w:t>
      </w:r>
      <w:r w:rsidR="00080213">
        <w:rPr>
          <w:b/>
          <w:color w:val="003399"/>
        </w:rPr>
        <w:t xml:space="preserve">Ctrl+L </w:t>
      </w:r>
      <w:r w:rsidR="00080213">
        <w:t>too.</w:t>
      </w:r>
    </w:p>
    <w:p w14:paraId="5E1A290E" w14:textId="77777777" w:rsidR="0038024D" w:rsidRDefault="0039511A">
      <w:pPr>
        <w:pStyle w:val="Heading2"/>
      </w:pPr>
      <w:bookmarkStart w:id="21" w:name="_Toc224371846"/>
      <w:r>
        <w:t>Changing drivers</w:t>
      </w:r>
      <w:bookmarkEnd w:id="21"/>
    </w:p>
    <w:p w14:paraId="2CA5D8FA" w14:textId="77777777" w:rsidR="0038024D" w:rsidRDefault="0039511A">
      <w:r>
        <w:t xml:space="preserve">Starting from scratch with a different driver is as simple as hitting </w:t>
      </w:r>
      <w:r>
        <w:rPr>
          <w:b/>
          <w:color w:val="003399"/>
        </w:rPr>
        <w:t>F10</w:t>
      </w:r>
      <w:r>
        <w:t xml:space="preserve">, browsing to the folder with drivers (you can go back to a parent folder with </w:t>
      </w:r>
      <w:r>
        <w:rPr>
          <w:b/>
          <w:color w:val="003399"/>
        </w:rPr>
        <w:t>Backspace</w:t>
      </w:r>
      <w:r>
        <w:t>) and loading it.</w:t>
      </w:r>
    </w:p>
    <w:p w14:paraId="7181C5F6" w14:textId="0224F526" w:rsidR="0038024D" w:rsidRDefault="0039511A">
      <w:r>
        <w:t xml:space="preserve">Loading a different driver will change the layout of tables </w:t>
      </w:r>
      <w:r w:rsidR="00B15D87">
        <w:t>on</w:t>
      </w:r>
      <w:r>
        <w:t xml:space="preserve"> the right side of the window. Different drivers have different capabilities. Some have much fewer tables but make up for it by being tiny.</w:t>
      </w:r>
    </w:p>
    <w:p w14:paraId="1A9451BA" w14:textId="77777777" w:rsidR="0038024D" w:rsidRDefault="0039511A">
      <w:pPr>
        <w:pStyle w:val="IntenseQuote"/>
      </w:pPr>
      <w:r>
        <w:rPr>
          <w:b/>
        </w:rPr>
        <w:t>TIP:</w:t>
      </w:r>
      <w:r>
        <w:t xml:space="preserve"> To study the rastertime, drag-and-drop an SF2 file into VICE and type </w:t>
      </w:r>
      <w:r>
        <w:rPr>
          <w:rFonts w:ascii="Courier New" w:hAnsi="Courier New" w:cs="Courier New"/>
        </w:rPr>
        <w:t>SYS4093</w:t>
      </w:r>
      <w:r>
        <w:t>.</w:t>
      </w:r>
    </w:p>
    <w:p w14:paraId="470FFAA7" w14:textId="77777777" w:rsidR="0038024D" w:rsidRDefault="0039511A">
      <w:r>
        <w:t xml:space="preserve">In each </w:t>
      </w:r>
      <w:proofErr w:type="gramStart"/>
      <w:r>
        <w:t>build</w:t>
      </w:r>
      <w:proofErr w:type="gramEnd"/>
      <w:r>
        <w:t xml:space="preserve"> archive, there is a sub folder called </w:t>
      </w:r>
      <w:r>
        <w:rPr>
          <w:i/>
        </w:rPr>
        <w:t>documentation</w:t>
      </w:r>
      <w:r>
        <w:t xml:space="preserve"> where the details of each driver are listed and what the values in each table mean. You can also just hit </w:t>
      </w:r>
      <w:r>
        <w:rPr>
          <w:b/>
          <w:color w:val="003399"/>
        </w:rPr>
        <w:t>F12</w:t>
      </w:r>
      <w:r>
        <w:t xml:space="preserve"> to open an overlay.</w:t>
      </w:r>
    </w:p>
    <w:p w14:paraId="4B0FA758" w14:textId="77777777" w:rsidR="0038024D" w:rsidRDefault="0039511A">
      <w:r>
        <w:t>Currently, the following drivers are available for SID Factory II:</w:t>
      </w:r>
    </w:p>
    <w:p w14:paraId="3293AA2B" w14:textId="77777777" w:rsidR="0038024D" w:rsidRDefault="0039511A">
      <w:pPr>
        <w:pStyle w:val="ListParagraph"/>
        <w:numPr>
          <w:ilvl w:val="0"/>
          <w:numId w:val="1"/>
        </w:numPr>
      </w:pPr>
      <w:r>
        <w:rPr>
          <w:b/>
          <w:color w:val="003399"/>
        </w:rPr>
        <w:t>Driver 11</w:t>
      </w:r>
      <w:r>
        <w:t xml:space="preserve"> – this is the standard driver loaded as the default. It is </w:t>
      </w:r>
      <w:proofErr w:type="gramStart"/>
      <w:r>
        <w:t>the</w:t>
      </w:r>
      <w:proofErr w:type="gramEnd"/>
      <w:r>
        <w:t xml:space="preserve"> luxury driver with the most features and table data.</w:t>
      </w:r>
    </w:p>
    <w:p w14:paraId="65F40D3C" w14:textId="77777777" w:rsidR="0038024D" w:rsidRDefault="0039511A">
      <w:pPr>
        <w:pStyle w:val="ListParagraph"/>
        <w:numPr>
          <w:ilvl w:val="0"/>
          <w:numId w:val="1"/>
        </w:numPr>
      </w:pPr>
      <w:r>
        <w:rPr>
          <w:b/>
          <w:color w:val="003399"/>
        </w:rPr>
        <w:t>Driver 12</w:t>
      </w:r>
      <w:r>
        <w:t xml:space="preserve"> – this is an extremely simple driver that can only do the most basic effects.</w:t>
      </w:r>
    </w:p>
    <w:p w14:paraId="5EAC99ED" w14:textId="77777777" w:rsidR="0038024D" w:rsidRDefault="0039511A">
      <w:pPr>
        <w:pStyle w:val="ListParagraph"/>
        <w:numPr>
          <w:ilvl w:val="0"/>
          <w:numId w:val="1"/>
        </w:numPr>
      </w:pPr>
      <w:r>
        <w:rPr>
          <w:b/>
          <w:color w:val="003399"/>
        </w:rPr>
        <w:lastRenderedPageBreak/>
        <w:t>Driver 13</w:t>
      </w:r>
      <w:r>
        <w:t xml:space="preserve"> – this is a driver that emulates the sound of Rob Hubbard’s driver. If you load the demo song for it, you may recognize some of the instruments.</w:t>
      </w:r>
    </w:p>
    <w:p w14:paraId="1E99FEDA" w14:textId="77777777" w:rsidR="0038024D" w:rsidRDefault="0039511A">
      <w:pPr>
        <w:pStyle w:val="ListParagraph"/>
        <w:numPr>
          <w:ilvl w:val="0"/>
          <w:numId w:val="1"/>
        </w:numPr>
      </w:pPr>
      <w:r>
        <w:rPr>
          <w:b/>
          <w:color w:val="003399"/>
        </w:rPr>
        <w:t>Driver 14</w:t>
      </w:r>
      <w:r>
        <w:t xml:space="preserve"> – this is an experimental version of the standard driver that allows for a short duration of gate </w:t>
      </w:r>
      <w:proofErr w:type="gramStart"/>
      <w:r>
        <w:t>off, but</w:t>
      </w:r>
      <w:proofErr w:type="gramEnd"/>
      <w:r>
        <w:t xml:space="preserve"> also has a greater chance of instability.</w:t>
      </w:r>
    </w:p>
    <w:p w14:paraId="14D2BE4D" w14:textId="77777777" w:rsidR="0038024D" w:rsidRDefault="0039511A">
      <w:pPr>
        <w:pStyle w:val="ListParagraph"/>
        <w:numPr>
          <w:ilvl w:val="0"/>
          <w:numId w:val="1"/>
        </w:numPr>
      </w:pPr>
      <w:r>
        <w:rPr>
          <w:b/>
          <w:color w:val="003399"/>
        </w:rPr>
        <w:t>Driver 15</w:t>
      </w:r>
      <w:r>
        <w:t xml:space="preserve"> – this tiny driver (mark I) is a slightly expanded version of driver 12 with a few more effects, but it also uses more of the </w:t>
      </w:r>
      <w:proofErr w:type="gramStart"/>
      <w:r>
        <w:t>zero page</w:t>
      </w:r>
      <w:proofErr w:type="gramEnd"/>
      <w:r>
        <w:t xml:space="preserve"> area.</w:t>
      </w:r>
    </w:p>
    <w:p w14:paraId="73DB3FED" w14:textId="77777777" w:rsidR="0038024D" w:rsidRDefault="0039511A">
      <w:pPr>
        <w:pStyle w:val="ListParagraph"/>
        <w:numPr>
          <w:ilvl w:val="0"/>
          <w:numId w:val="1"/>
        </w:numPr>
      </w:pPr>
      <w:r>
        <w:rPr>
          <w:b/>
          <w:color w:val="003399"/>
        </w:rPr>
        <w:t>Driver 16</w:t>
      </w:r>
      <w:r>
        <w:t xml:space="preserve"> – this tiny driver (mark II) is like driver 15 but with no commands at all.</w:t>
      </w:r>
    </w:p>
    <w:p>
      <w:pPr>
        <w:pStyle w:val="ListParagraph"/>
        <w:numPr>
          <w:ilvl w:val="0"/>
          <w:numId w:val="1"/>
        </w:numPr>
        <w:rPr>
          <w:ins w:id="9011" w:author="LouD" w:date="2026-10-04T12:00:00Z"/>
        </w:rPr>
      </w:pPr>
      <w:ins w:id="9012" w:author="LouD" w:date="2026-10-04T12:00:00Z">
        <w:r>
          <w:rPr>
            <w:b/>
            <w:color w:val="003399"/>
          </w:rPr>
          <w:t xml:space="preserve">Driver 11 with 2, 3 or 4 SIDs</w:t>
        </w:r>
        <w:r>
          <w:t xml:space="preserve"> - driver 11.05 for multiple SID chips, with three tracks per SID (see Multi SID below).</w:t>
        </w:r>
      </w:ins>
    </w:p>
    <w:p w14:paraId="3D304A87" w14:textId="677F97A8" w:rsidR="0038024D" w:rsidRDefault="0039511A">
      <w:r>
        <w:t xml:space="preserve">It is also possible to change the driver in an existing source tune. To do this, first load the driver with </w:t>
      </w:r>
      <w:r>
        <w:rPr>
          <w:b/>
          <w:color w:val="003399"/>
        </w:rPr>
        <w:t>F10</w:t>
      </w:r>
      <w:r>
        <w:t xml:space="preserve">, then hit </w:t>
      </w:r>
      <w:r>
        <w:rPr>
          <w:b/>
          <w:color w:val="003399"/>
        </w:rPr>
        <w:t>Ctrl+F10</w:t>
      </w:r>
      <w:r>
        <w:t xml:space="preserve"> to import your source tune on top of it. This will probably only be </w:t>
      </w:r>
      <w:r w:rsidR="001C6F88">
        <w:t>useful</w:t>
      </w:r>
      <w:r>
        <w:t xml:space="preserve"> for sub versions of the same major version driver. You could import a driver 11 tune into driver 12, but you would then have to overhaul the tables.</w:t>
      </w:r>
    </w:p>
    <w:p>
      <w:pPr>
        <w:pStyle w:val="Heading2"/>
        <w:rPr>
          <w:ins w:id="9013" w:author="LouD" w:date="2026-10-04T12:00:00Z"/>
        </w:rPr>
      </w:pPr>
      <w:ins w:id="9014" w:author="LouD" w:date="2026-10-04T12:00:00Z">
        <w:r>
          <w:t xml:space="preserve">Multi SID</w:t>
        </w:r>
      </w:ins>
    </w:p>
    <w:p>
      <w:pPr>
        <w:rPr>
          <w:ins w:id="9015" w:author="LouD" w:date="2026-10-04T12:00:00Z"/>
        </w:rPr>
      </w:pPr>
      <w:ins w:id="9016" w:author="LouD" w:date="2026-10-04T12:00:00Z">
        <w:r>
          <w:t xml:space="preserve">The drivers </w:t>
        </w:r>
        <w:r>
          <w:rPr>
            <w:i/>
            <w:iCs/>
          </w:rPr>
          <w:t xml:space="preserve">sf2driver11_05_2sid.prg</w:t>
        </w:r>
        <w:r>
          <w:t xml:space="preserve">, </w:t>
        </w:r>
        <w:r>
          <w:rPr>
            <w:i/>
            <w:iCs/>
          </w:rPr>
          <w:t xml:space="preserve">sf2driver11_05_3sid.prg</w:t>
        </w:r>
        <w:r>
          <w:t xml:space="preserve"> and </w:t>
        </w:r>
        <w:r>
          <w:rPr>
            <w:i/>
            <w:iCs/>
          </w:rPr>
          <w:t xml:space="preserve">sf2driver11_05_4sid.prg</w:t>
        </w:r>
        <w:r>
          <w:t xml:space="preserve"> are driver 11.05 for 2, 3 or 4 SID chips. Every SID has three tracks of its own: tracks 1 to 3 play on the first SID, tracks 4 to 6 on the second, 7 to 9 on the third and 10 to 12 on the fourth. The SIDs are placed at </w:t>
        </w:r>
        <w:r>
          <w:rPr>
            <w:rFonts w:ascii="Courier New" w:hAnsi="Courier New" w:cs="Courier New"/>
          </w:rPr>
          <w:t xml:space="preserve">$D400</w:t>
        </w:r>
        <w:r>
          <w:t xml:space="preserve">, </w:t>
        </w:r>
        <w:r>
          <w:rPr>
            <w:rFonts w:ascii="Courier New" w:hAnsi="Courier New" w:cs="Courier New"/>
          </w:rPr>
          <w:t xml:space="preserve">$D420</w:t>
        </w:r>
        <w:r>
          <w:t xml:space="preserve">, </w:t>
        </w:r>
        <w:r>
          <w:rPr>
            <w:rFonts w:ascii="Courier New" w:hAnsi="Courier New" w:cs="Courier New"/>
          </w:rPr>
          <w:t xml:space="preserve">$D440</w:t>
        </w:r>
        <w:r>
          <w:t xml:space="preserve"> and </w:t>
        </w:r>
        <w:r>
          <w:rPr>
            <w:rFonts w:ascii="Courier New" w:hAnsi="Courier New" w:cs="Courier New"/>
          </w:rPr>
          <w:t xml:space="preserve">$D460</w:t>
        </w:r>
        <w:r>
          <w:t xml:space="preserve">.</w:t>
        </w:r>
      </w:ins>
    </w:p>
    <w:p>
      <w:pPr>
        <w:rPr>
          <w:ins w:id="9017" w:author="LouD" w:date="2026-10-04T12:00:00Z"/>
        </w:rPr>
      </w:pPr>
      <w:ins w:id="9018" w:author="LouD" w:date="2026-10-04T12:00:00Z">
        <w:r>
          <w:t xml:space="preserve">Instruments, commands and all the other tables are shared by all SIDs. Every SID has its own filter, filter program and main volume.</w:t>
        </w:r>
      </w:ins>
    </w:p>
    <w:p>
      <w:pPr>
        <w:rPr>
          <w:ins w:id="9019" w:author="LouD" w:date="2026-10-04T12:00:00Z"/>
        </w:rPr>
      </w:pPr>
      <w:ins w:id="9020" w:author="LouD" w:date="2026-10-04T12:00:00Z">
        <w:r>
          <w:t xml:space="preserve">When you load a multi SID driver or tune, the window widens to make room for the extra tracks. It narrows again when you load a tune with fewer SIDs. Press </w:t>
        </w:r>
        <w:r>
          <w:rPr>
            <w:b/>
            <w:color w:val="003399"/>
          </w:rPr>
          <w:t xml:space="preserve">Ctrl+F12</w:t>
        </w:r>
        <w:r>
          <w:t xml:space="preserve"> to step through the window widths for 1, 2, 3 and 4 SIDs; widths too narrow for the loaded driver are skipped. The window fades out and in like with </w:t>
        </w:r>
        <w:r>
          <w:rPr>
            <w:b/>
            <w:color w:val="003399"/>
          </w:rPr>
          <w:t xml:space="preserve">F12</w:t>
        </w:r>
        <w:r>
          <w:t xml:space="preserve">. Changing the width stops playback and clears the undo history.</w:t>
        </w:r>
      </w:ins>
    </w:p>
    <w:p>
      <w:pPr>
        <w:rPr>
          <w:ins w:id="9021" w:author="LouD" w:date="2026-10-04T12:00:00Z"/>
        </w:rPr>
      </w:pPr>
      <w:ins w:id="9022" w:author="LouD" w:date="2026-10-04T12:00:00Z">
        <w:r>
          <w:t xml:space="preserve">Use </w:t>
        </w:r>
        <w:r>
          <w:rPr>
            <w:b/>
            <w:color w:val="003399"/>
          </w:rPr>
          <w:t xml:space="preserve">Ctrl+1</w:t>
        </w:r>
        <w:r>
          <w:t xml:space="preserve"> to </w:t>
        </w:r>
        <w:r>
          <w:rPr>
            <w:b/>
            <w:color w:val="003399"/>
          </w:rPr>
          <w:t xml:space="preserve">Ctrl+9</w:t>
        </w:r>
        <w:r>
          <w:t xml:space="preserve"> to mute and unmute track 1 to 9, and </w:t>
        </w:r>
        <w:r>
          <w:rPr>
            <w:b/>
            <w:color w:val="003399"/>
          </w:rPr>
          <w:t xml:space="preserve">Ctrl+Shift+1</w:t>
        </w:r>
        <w:r>
          <w:t xml:space="preserve">, </w:t>
        </w:r>
        <w:r>
          <w:rPr>
            <w:b/>
            <w:color w:val="003399"/>
          </w:rPr>
          <w:t xml:space="preserve">Ctrl+Shift+2</w:t>
        </w:r>
        <w:r>
          <w:t xml:space="preserve"> and </w:t>
        </w:r>
        <w:r>
          <w:rPr>
            <w:b/>
            <w:color w:val="003399"/>
          </w:rPr>
          <w:t xml:space="preserve">Ctrl+Shift+3</w:t>
        </w:r>
        <w:r>
          <w:t xml:space="preserve"> for track 10 to 12.</w:t>
        </w:r>
      </w:ins>
    </w:p>
    <w:p>
      <w:pPr>
        <w:rPr>
          <w:ins w:id="9023" w:author="LouD" w:date="2026-10-04T12:00:00Z"/>
        </w:rPr>
      </w:pPr>
      <w:ins w:id="9024" w:author="LouD" w:date="2026-10-04T12:00:00Z">
        <w:r>
          <w:t xml:space="preserve">reSID emulates every SID and mixes them. USBSID-Pico plays every SID of the tune on its own SID chip, and ASID sends every SID to the MIDI device (see ASID and USBSID-Pico below).</w:t>
        </w:r>
      </w:ins>
    </w:p>
    <w:p>
      <w:pPr>
        <w:pStyle w:val="IntenseQuote"/>
        <w:rPr>
          <w:ins w:id="9025" w:author="LouD" w:date="2026-10-04T12:00:00Z"/>
        </w:rPr>
      </w:pPr>
      <w:ins w:id="9026" w:author="LouD" w:date="2026-10-04T12:00:00Z">
        <w:r>
          <w:rPr>
            <w:b/>
          </w:rPr>
          <w:t>TIP:</w:t>
        </w:r>
        <w:r>
          <w:t xml:space="preserve"> The SIDs are added up. If a loud tune distorts, lower </w:t>
        </w:r>
        <w:r>
          <w:rPr>
            <w:i/>
            <w:iCs/>
          </w:rPr>
          <w:t xml:space="preserve">Sound.Output.Gain</w:t>
        </w:r>
        <w:r>
          <w:t xml:space="preserve"> in your </w:t>
        </w:r>
        <w:r>
          <w:rPr>
            <w:i/>
            <w:iCs/>
          </w:rPr>
          <w:t xml:space="preserve">user.ini</w:t>
        </w:r>
        <w:r>
          <w:t xml:space="preserve"> (0.5 for 2 SIDs and 0.25 for 4 SIDs are always safe). With 3 or 4 SIDs on the 6581 model, a slow computer may need a larger </w:t>
        </w:r>
        <w:r>
          <w:rPr>
            <w:i/>
            <w:iCs/>
          </w:rPr>
          <w:t xml:space="preserve">Sound.Buffer.Size</w:t>
        </w:r>
        <w:r>
          <w:t xml:space="preserve">, for example 1024.</w:t>
        </w:r>
      </w:ins>
    </w:p>
    <w:p>
      <w:pPr>
        <w:pStyle w:val="IntenseQuote"/>
        <w:rPr>
          <w:ins w:id="9027" w:author="LouD" w:date="2026-10-04T12:00:00Z"/>
        </w:rPr>
      </w:pPr>
      <w:ins w:id="9028" w:author="LouD" w:date="2026-10-04T12:00:00Z">
        <w:r>
          <w:rPr>
            <w:b/>
          </w:rPr>
          <w:t>NOTE:</w:t>
        </w:r>
        <w:r>
          <w:t xml:space="preserve"> The flight recorder and the WAV recording only hold the first SID.</w:t>
        </w:r>
      </w:ins>
    </w:p>
    <w:p>
      <w:pPr>
        <w:pStyle w:val="Heading2"/>
        <w:rPr>
          <w:ins w:id="9029" w:author="LouD" w:date="2026-10-04T12:00:00Z"/>
        </w:rPr>
      </w:pPr>
      <w:ins w:id="9030" w:author="LouD" w:date="2026-10-04T12:00:00Z">
        <w:r>
          <w:t xml:space="preserve">Stereo</w:t>
        </w:r>
      </w:ins>
    </w:p>
    <w:p>
      <w:pPr>
        <w:rPr>
          <w:ins w:id="9031" w:author="LouD" w:date="2026-10-04T12:00:00Z"/>
        </w:rPr>
      </w:pPr>
      <w:ins w:id="9032" w:author="LouD" w:date="2026-10-04T12:00:00Z">
        <w:r>
          <w:t xml:space="preserve">The reSID emulation can play every SID on the left, in the center or on the right. Every tune stores its own stereo panning, saved in the SF2 file.</w:t>
        </w:r>
      </w:ins>
    </w:p>
    <w:p>
      <w:pPr>
        <w:rPr>
          <w:ins w:id="9033" w:author="LouD" w:date="2026-10-04T12:00:00Z"/>
        </w:rPr>
      </w:pPr>
      <w:ins w:id="9034" w:author="LouD" w:date="2026-10-04T12:00:00Z">
        <w:r>
          <w:t xml:space="preserve">For a multi SID tune, the panning uses the layouts and modes of the SID file format v5. The layout is Standard, L/C/R, Center first or Fully centered, the mode is Direct, Reverse, Group or Spread. A single SID tune plays in the center, on the left or on the right.</w:t>
        </w:r>
      </w:ins>
    </w:p>
    <w:p>
      <w:pPr>
        <w:rPr>
          <w:ins w:id="9035" w:author="LouD" w:date="2026-10-04T12:00:00Z"/>
        </w:rPr>
      </w:pPr>
      <w:ins w:id="9036" w:author="LouD" w:date="2026-10-04T12:00:00Z">
        <w:r>
          <w:rPr>
            <w:b/>
            <w:color w:val="003399"/>
          </w:rPr>
          <w:t xml:space="preserve">Ctrl+F9</w:t>
        </w:r>
        <w:r>
          <w:t xml:space="preserve"> cycles the layout (for a single SID tune: the position), </w:t>
        </w:r>
        <w:r>
          <w:rPr>
            <w:b/>
            <w:color w:val="003399"/>
          </w:rPr>
          <w:t xml:space="preserve">Ctrl+Shift+F9</w:t>
        </w:r>
        <w:r>
          <w:t xml:space="preserve"> cycles the mode. You can also left click the </w:t>
        </w:r>
        <w:r>
          <w:rPr>
            <w:i/>
            <w:iCs/>
          </w:rPr>
          <w:t xml:space="preserve">Pan</w:t>
        </w:r>
        <w:r>
          <w:t xml:space="preserve"> field in the status bar for the layout, or </w:t>
        </w:r>
        <w:r>
          <w:rPr>
            <w:b/>
            <w:color w:val="003399"/>
          </w:rPr>
          <w:t xml:space="preserve">Ctrl</w:t>
        </w:r>
        <w:r>
          <w:t xml:space="preserve">+click it for the mode. The field shows where every SID plays.</w:t>
        </w:r>
      </w:ins>
    </w:p>
    <w:p>
      <w:pPr>
        <w:rPr>
          <w:ins w:id="9037" w:author="LouD" w:date="2026-10-04T12:00:00Z"/>
        </w:rPr>
      </w:pPr>
      <w:ins w:id="9038" w:author="LouD" w:date="2026-10-04T12:00:00Z">
        <w:r>
          <w:t xml:space="preserve">Tunes without a stored panning play their SIDs alternating left and right. Fully centered gives the mono mix. The output switches to stereo only while a SID plays on the left or the right.</w:t>
        </w:r>
      </w:ins>
    </w:p>
    <w:p>
      <w:pPr>
        <w:pStyle w:val="IntenseQuote"/>
        <w:rPr>
          <w:ins w:id="9039" w:author="LouD" w:date="2026-10-04T12:00:00Z"/>
        </w:rPr>
      </w:pPr>
      <w:ins w:id="9040" w:author="LouD" w:date="2026-10-04T12:00:00Z">
        <w:r>
          <w:rPr>
            <w:b/>
          </w:rPr>
          <w:t>NOTE:</w:t>
        </w:r>
        <w:r>
          <w:t xml:space="preserve"> Older versions of SID Factory II can load tunes with a stored panning, they ignore it.</w:t>
        </w:r>
      </w:ins>
    </w:p>
    <w:p w14:paraId="00A7F862" w14:textId="77777777" w:rsidR="0038024D" w:rsidRDefault="0039511A">
      <w:pPr>
        <w:pStyle w:val="Heading2"/>
      </w:pPr>
      <w:bookmarkStart w:id="22" w:name="_Toc224371847"/>
      <w:r>
        <w:t>Changing the settings</w:t>
      </w:r>
      <w:bookmarkEnd w:id="22"/>
    </w:p>
    <w:p w14:paraId="46F08B30" w14:textId="77777777" w:rsidR="0038024D" w:rsidRDefault="0039511A">
      <w:r>
        <w:t xml:space="preserve">You can change various settings in an INI file. If you load the </w:t>
      </w:r>
      <w:r>
        <w:rPr>
          <w:i/>
        </w:rPr>
        <w:t>config.ini</w:t>
      </w:r>
      <w:r>
        <w:t xml:space="preserve"> file (located in the same directory where the executable file resides) you will find comments describing how to make persistent changes to be placed in a secondary </w:t>
      </w:r>
      <w:r>
        <w:rPr>
          <w:i/>
        </w:rPr>
        <w:t>user.ini</w:t>
      </w:r>
      <w:r>
        <w:t xml:space="preserve"> file. The documentation that comes with the distribution contains a template called </w:t>
      </w:r>
      <w:r>
        <w:rPr>
          <w:i/>
          <w:iCs/>
        </w:rPr>
        <w:t>user.default.ini</w:t>
      </w:r>
      <w:r>
        <w:t xml:space="preserve">. You can use this as a starting point by renaming it to </w:t>
      </w:r>
      <w:r>
        <w:rPr>
          <w:i/>
          <w:iCs/>
        </w:rPr>
        <w:t>user.ini.</w:t>
      </w:r>
      <w:r>
        <w:t xml:space="preserve"> On macOS and </w:t>
      </w:r>
      <w:proofErr w:type="spellStart"/>
      <w:r>
        <w:t>linux</w:t>
      </w:r>
      <w:proofErr w:type="spellEnd"/>
      <w:r>
        <w:t xml:space="preserve">, your </w:t>
      </w:r>
      <w:r>
        <w:rPr>
          <w:i/>
          <w:iCs/>
        </w:rPr>
        <w:t>user.ini</w:t>
      </w:r>
      <w:r>
        <w:t xml:space="preserve"> file should be placed in the folder </w:t>
      </w:r>
      <w:r>
        <w:rPr>
          <w:i/>
          <w:iCs/>
        </w:rPr>
        <w:t>~/.config/sidfactory2/</w:t>
      </w:r>
    </w:p>
    <w:p w14:paraId="15188423" w14:textId="77777777" w:rsidR="0038024D" w:rsidRDefault="0039511A">
      <w:r>
        <w:t xml:space="preserve">INI files for the color schemes are location in the </w:t>
      </w:r>
      <w:r>
        <w:rPr>
          <w:i/>
        </w:rPr>
        <w:t>color_schemes</w:t>
      </w:r>
      <w:r>
        <w:t xml:space="preserve"> sub directory and can be selected by specifying a numeric value for an entry in the </w:t>
      </w:r>
      <w:r>
        <w:rPr>
          <w:i/>
        </w:rPr>
        <w:t>config.ini</w:t>
      </w:r>
      <w:r>
        <w:t xml:space="preserve"> file. Again, refer to that file for more information about selecting a persistent color scheme.</w:t>
      </w:r>
    </w:p>
    <w:p w14:paraId="6891ED88" w14:textId="77777777" w:rsidR="0038024D" w:rsidRDefault="0039511A">
      <w:pPr>
        <w:pStyle w:val="IntenseQuote"/>
      </w:pPr>
      <w:r>
        <w:rPr>
          <w:b/>
        </w:rPr>
        <w:t>NOTE:</w:t>
      </w:r>
      <w:r>
        <w:t xml:space="preserve"> A proper dialog box for the settings will be added in a future version of SF2.</w:t>
      </w:r>
    </w:p>
    <w:p w14:paraId="41526ACD" w14:textId="77777777" w:rsidR="0038024D" w:rsidRDefault="0039511A">
      <w:r>
        <w:t xml:space="preserve">You are welcome to try defining a new color scheme too. The rules are quite simple – copy and rename one of the INI files in the </w:t>
      </w:r>
      <w:r>
        <w:rPr>
          <w:i/>
        </w:rPr>
        <w:t>color_schemes</w:t>
      </w:r>
      <w:r>
        <w:t xml:space="preserve"> sub directory, edit it, and change the hexadecimal RGB values there. You can create all new variable names and use them instead of values by prefixing them with a colon. Remember to also add new </w:t>
      </w:r>
      <w:r>
        <w:rPr>
          <w:rFonts w:ascii="Courier New" w:hAnsi="Courier New" w:cs="Courier New"/>
        </w:rPr>
        <w:t>ColorScheme.Name</w:t>
      </w:r>
      <w:r>
        <w:t xml:space="preserve"> </w:t>
      </w:r>
      <w:proofErr w:type="gramStart"/>
      <w:r>
        <w:t xml:space="preserve">and </w:t>
      </w:r>
      <w:r>
        <w:rPr>
          <w:rFonts w:ascii="Courier New" w:hAnsi="Courier New" w:cs="Courier New"/>
        </w:rPr>
        <w:t>.Filename</w:t>
      </w:r>
      <w:proofErr w:type="gramEnd"/>
      <w:r>
        <w:t xml:space="preserve"> lines in </w:t>
      </w:r>
      <w:r>
        <w:rPr>
          <w:i/>
        </w:rPr>
        <w:t>config.ini</w:t>
      </w:r>
      <w:r>
        <w:t xml:space="preserve"> too.</w:t>
      </w:r>
    </w:p>
    <w:p w14:paraId="11D7FFA2" w14:textId="77777777" w:rsidR="0038024D" w:rsidRDefault="0039511A">
      <w:pPr>
        <w:rPr>
          <w:i/>
        </w:rPr>
      </w:pPr>
      <w:r>
        <w:rPr>
          <w:i/>
        </w:rPr>
        <w:t>If you manage to create a nice color scheme, consider sendin</w:t>
      </w:r>
      <w:r w:rsidR="008C2250">
        <w:rPr>
          <w:i/>
        </w:rPr>
        <w:t>g it to us for future inclusion.</w:t>
      </w:r>
    </w:p>
    <w:p w14:paraId="2676B66E" w14:textId="3CCA0B54" w:rsidR="0038024D" w:rsidRDefault="008C2250">
      <w:pPr>
        <w:rPr>
          <w:b/>
          <w:bCs/>
        </w:rPr>
      </w:pPr>
      <w:r>
        <w:rPr>
          <w:b/>
          <w:bCs/>
          <w:i/>
        </w:rPr>
        <w:t>Note:</w:t>
      </w:r>
      <w:r w:rsidR="0039511A">
        <w:rPr>
          <w:b/>
          <w:bCs/>
          <w:i/>
        </w:rPr>
        <w:t xml:space="preserve"> </w:t>
      </w:r>
      <w:r>
        <w:rPr>
          <w:i/>
        </w:rPr>
        <w:t>C</w:t>
      </w:r>
      <w:r w:rsidR="0039511A">
        <w:rPr>
          <w:i/>
        </w:rPr>
        <w:t>ustom color schemes are not suppor</w:t>
      </w:r>
      <w:r>
        <w:rPr>
          <w:i/>
        </w:rPr>
        <w:t>ted on macOS yet</w:t>
      </w:r>
      <w:r w:rsidR="001C6F88">
        <w:rPr>
          <w:i/>
        </w:rPr>
        <w:t>.</w:t>
      </w:r>
    </w:p>
    <w:p w14:paraId="334165DD" w14:textId="77777777" w:rsidR="0038024D" w:rsidRDefault="0039511A">
      <w:pPr>
        <w:pStyle w:val="Heading2"/>
      </w:pPr>
      <w:bookmarkStart w:id="23" w:name="_Toc224371848"/>
      <w:r>
        <w:t>Converting</w:t>
      </w:r>
      <w:bookmarkEnd w:id="23"/>
    </w:p>
    <w:p w14:paraId="6EEDA932" w14:textId="77777777" w:rsidR="0038024D" w:rsidRDefault="0039511A">
      <w:r>
        <w:t xml:space="preserve">SID Factory II also </w:t>
      </w:r>
      <w:proofErr w:type="gramStart"/>
      <w:r>
        <w:t>have the ability to</w:t>
      </w:r>
      <w:proofErr w:type="gramEnd"/>
      <w:r>
        <w:t xml:space="preserve"> convert from song formats made </w:t>
      </w:r>
      <w:proofErr w:type="gramStart"/>
      <w:r>
        <w:t>in</w:t>
      </w:r>
      <w:proofErr w:type="gramEnd"/>
      <w:r>
        <w:t xml:space="preserve"> other popular editors. Just hit </w:t>
      </w:r>
      <w:r>
        <w:rPr>
          <w:b/>
          <w:color w:val="003399"/>
        </w:rPr>
        <w:t>F10</w:t>
      </w:r>
      <w:r>
        <w:t xml:space="preserve"> as usual and load MOD (4-voice music from Amiga), SNG (GoatTracker 2) or CT (CheeseCutter) to convert it to the latest sub version of driver 11.</w:t>
      </w:r>
    </w:p>
    <w:p w14:paraId="2E80E22B" w14:textId="77777777" w:rsidR="0038024D" w:rsidRDefault="0039511A">
      <w:r>
        <w:t>Since the cat is out of the bag, we might as well also tell you that you can load source tunes from JCH’s old NewPlayer 20.G4. It will be converted into a special driver that works almost exactly like it.</w:t>
      </w:r>
    </w:p>
    <w:p w14:paraId="217160F7" w14:textId="77777777" w:rsidR="0038024D" w:rsidRDefault="0039511A">
      <w:pPr>
        <w:pStyle w:val="IntenseQuote"/>
      </w:pPr>
      <w:r>
        <w:rPr>
          <w:b/>
        </w:rPr>
        <w:lastRenderedPageBreak/>
        <w:t>TIP:</w:t>
      </w:r>
      <w:r>
        <w:t xml:space="preserve"> You can download a ZIP file with a ton of NP20 source tunes at our web site.</w:t>
      </w:r>
    </w:p>
    <w:p w14:paraId="15A1B94D" w14:textId="77777777" w:rsidR="0038024D" w:rsidRDefault="0039511A">
      <w:r>
        <w:t>A console will tell you about the conversion process. It’s not guaranteed that the conversion process will succeed. Some of the editors mentioned above have room for more instruments than SID Factory II does, and it’s also possible that the conversion into additional commands might overflow. If this happens you will have to simplify the tune in the original editor.</w:t>
      </w:r>
    </w:p>
    <w:p w14:paraId="784E8314" w14:textId="77777777" w:rsidR="0038024D" w:rsidRDefault="0039511A">
      <w:pPr>
        <w:pStyle w:val="Heading2"/>
      </w:pPr>
      <w:bookmarkStart w:id="24" w:name="_Toc224371849"/>
      <w:r>
        <w:t>Packing</w:t>
      </w:r>
      <w:bookmarkEnd w:id="24"/>
    </w:p>
    <w:p w14:paraId="77079ABC" w14:textId="77777777" w:rsidR="0038024D" w:rsidRDefault="0039511A">
      <w:r>
        <w:t xml:space="preserve">When you are finally done with your song, hit </w:t>
      </w:r>
      <w:r>
        <w:rPr>
          <w:b/>
          <w:color w:val="003399"/>
        </w:rPr>
        <w:t>F6</w:t>
      </w:r>
      <w:r>
        <w:t xml:space="preserve"> to open the list of utilities.</w:t>
      </w:r>
    </w:p>
    <w:p w14:paraId="79C823E4" w14:textId="77777777" w:rsidR="0038024D" w:rsidRDefault="0039511A">
      <w:r>
        <w:rPr>
          <w:noProof/>
        </w:rPr>
        <w:drawing>
          <wp:inline distT="0" distB="0" distL="0" distR="0" wp14:anchorId="0861EFAD" wp14:editId="3034836F">
            <wp:extent cx="5943600" cy="174752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23"/>
                    <a:stretch>
                      <a:fillRect/>
                    </a:stretch>
                  </pic:blipFill>
                  <pic:spPr bwMode="auto">
                    <a:xfrm>
                      <a:off x="0" y="0"/>
                      <a:ext cx="5943600" cy="1747520"/>
                    </a:xfrm>
                    <a:prstGeom prst="rect">
                      <a:avLst/>
                    </a:prstGeom>
                  </pic:spPr>
                </pic:pic>
              </a:graphicData>
            </a:graphic>
          </wp:inline>
        </w:drawing>
      </w:r>
    </w:p>
    <w:p w14:paraId="0E15DCF0" w14:textId="77777777" w:rsidR="0038024D" w:rsidRDefault="0039511A">
      <w:r>
        <w:t>You can pack your song immediately using the dedicated menu item, but perhaps you should consider optimizing it first. This will remove unused instruments, commands and sequences while moving things closer together, taking up less memory.</w:t>
      </w:r>
    </w:p>
    <w:p w14:paraId="77C9A772" w14:textId="77777777" w:rsidR="0038024D" w:rsidRDefault="0039511A">
      <w:pPr>
        <w:pStyle w:val="IntenseQuote"/>
      </w:pPr>
      <w:r>
        <w:rPr>
          <w:b/>
        </w:rPr>
        <w:t>NOTE:</w:t>
      </w:r>
      <w:r>
        <w:t xml:space="preserve"> Currently, SID Factory II </w:t>
      </w:r>
      <w:proofErr w:type="gramStart"/>
      <w:r>
        <w:t>actually does</w:t>
      </w:r>
      <w:proofErr w:type="gramEnd"/>
      <w:r>
        <w:t xml:space="preserve"> </w:t>
      </w:r>
      <w:r>
        <w:rPr>
          <w:b/>
        </w:rPr>
        <w:t>not</w:t>
      </w:r>
      <w:r>
        <w:t xml:space="preserve"> optimize the song when packing!</w:t>
      </w:r>
    </w:p>
    <w:p w14:paraId="0E29AC77" w14:textId="5418A376" w:rsidR="0038024D" w:rsidRDefault="0039511A">
      <w:r>
        <w:t xml:space="preserve">Although you can optimize if you are running out of both commands and instruments fast, we </w:t>
      </w:r>
      <w:r w:rsidR="001C6F88">
        <w:t>recommend</w:t>
      </w:r>
      <w:r>
        <w:t xml:space="preserve"> waiting until packing the song, if you can. The reason for this is that the tidying of tables may change a lot of the instrument and command numbers you are used to for that song. The song should of course not break, but it can be a little confusing to learn that the bass drum on </w:t>
      </w:r>
      <w:r>
        <w:rPr>
          <w:rFonts w:ascii="Courier New" w:hAnsi="Courier New" w:cs="Courier New"/>
        </w:rPr>
        <w:t>15</w:t>
      </w:r>
      <w:r>
        <w:t xml:space="preserve"> is now </w:t>
      </w:r>
      <w:r>
        <w:rPr>
          <w:rFonts w:ascii="Courier New" w:hAnsi="Courier New" w:cs="Courier New"/>
        </w:rPr>
        <w:t>11</w:t>
      </w:r>
      <w:r>
        <w:t xml:space="preserve"> and the wave command on </w:t>
      </w:r>
      <w:r>
        <w:rPr>
          <w:rFonts w:ascii="Courier New" w:hAnsi="Courier New" w:cs="Courier New"/>
        </w:rPr>
        <w:t>1A</w:t>
      </w:r>
      <w:r>
        <w:t xml:space="preserve"> is now </w:t>
      </w:r>
      <w:r>
        <w:rPr>
          <w:rFonts w:ascii="Courier New" w:hAnsi="Courier New" w:cs="Courier New"/>
        </w:rPr>
        <w:t>14</w:t>
      </w:r>
      <w:r>
        <w:t>.</w:t>
      </w:r>
    </w:p>
    <w:p w14:paraId="6FCA0202" w14:textId="77777777" w:rsidR="0038024D" w:rsidRDefault="0039511A">
      <w:r>
        <w:t>When selecting the packer option, you are first asked where you would li</w:t>
      </w:r>
      <w:r w:rsidR="005C2005">
        <w:t xml:space="preserve">ke to place the tune in memory, and you can also change the zero page addresses used. </w:t>
      </w:r>
      <w:r>
        <w:t>Both the range and the size will then be reported.</w:t>
      </w:r>
    </w:p>
    <w:p w14:paraId="33BBEA15" w14:textId="77777777" w:rsidR="0038024D" w:rsidRDefault="0039511A">
      <w:pPr>
        <w:rPr>
          <w:i/>
        </w:rPr>
      </w:pPr>
      <w:r>
        <w:rPr>
          <w:i/>
        </w:rPr>
        <w:t>And now comes the important part.</w:t>
      </w:r>
    </w:p>
    <w:p w14:paraId="4B0FFC13" w14:textId="54AAD711" w:rsidR="0038024D" w:rsidRDefault="0039511A">
      <w:r>
        <w:t xml:space="preserve">If you type a filename without an extension, it will </w:t>
      </w:r>
      <w:proofErr w:type="gramStart"/>
      <w:r w:rsidR="001C6F88">
        <w:t>save</w:t>
      </w:r>
      <w:proofErr w:type="gramEnd"/>
      <w:r>
        <w:t xml:space="preserve"> to a PRG file as the default. But if you want to save it as a SID file, you </w:t>
      </w:r>
      <w:proofErr w:type="gramStart"/>
      <w:r>
        <w:t>have to</w:t>
      </w:r>
      <w:proofErr w:type="gramEnd"/>
      <w:r>
        <w:t xml:space="preserve"> specify the </w:t>
      </w:r>
      <w:r>
        <w:rPr>
          <w:rFonts w:ascii="Courier New" w:hAnsi="Courier New" w:cs="Courier New"/>
        </w:rPr>
        <w:t>.sid</w:t>
      </w:r>
      <w:r>
        <w:t xml:space="preserve"> extension too. Now SID Factory II asks for the title, author and copyright strings, and then saves a SID file.</w:t>
      </w:r>
    </w:p>
    <w:p>
      <w:pPr>
        <w:rPr>
          <w:ins w:id="9041" w:author="LouD" w:date="2026-10-04T12:00:00Z"/>
        </w:rPr>
      </w:pPr>
      <w:ins w:id="9042" w:author="LouD" w:date="2026-10-04T12:00:00Z">
        <w:r>
          <w:t xml:space="preserve">When you save a multi SID tune as a SID file, the dialog also asks for the file format and the stereo panning. PSID v3/v4 holds up to 3 SIDs, the SID file format v5 holds all 4 SIDs, the panning and the play time of every song. A 4 SID tune is always saved as SID v5. The panning you choose is stored in the tune and is also used by reSID.</w:t>
        </w:r>
      </w:ins>
    </w:p>
    <w:p>
      <w:pPr>
        <w:rPr>
          <w:ins w:id="9043" w:author="LouD" w:date="2026-10-04T12:00:00Z"/>
        </w:rPr>
      </w:pPr>
      <w:ins w:id="9044" w:author="LouD" w:date="2026-10-04T12:00:00Z">
        <w:r>
          <w:t xml:space="preserve">The play time of a song is found by playing it until every track starts over or the song stops. A song that does not end within 99:59 is saved without play times.</w:t>
        </w:r>
      </w:ins>
    </w:p>
    <w:p w14:paraId="4108FBC5" w14:textId="30D0FA41" w:rsidR="000E4CBC" w:rsidRDefault="000E4CBC" w:rsidP="000E4CBC">
      <w:pPr>
        <w:pStyle w:val="Heading2"/>
      </w:pPr>
      <w:bookmarkStart w:id="25" w:name="_Toc224371850"/>
      <w:r>
        <w:lastRenderedPageBreak/>
        <w:t>ASID</w:t>
      </w:r>
      <w:bookmarkEnd w:id="25"/>
    </w:p>
    <w:p w14:paraId="38A445C0" w14:textId="32922EFE" w:rsidR="00984F82" w:rsidRDefault="000E4CBC" w:rsidP="000E4CBC">
      <w:r>
        <w:t xml:space="preserve">SID Factory II supports real hardware that can use the ASID protocol. To connect to a MIDI device, press the </w:t>
      </w:r>
      <w:r>
        <w:rPr>
          <w:b/>
          <w:color w:val="003399"/>
        </w:rPr>
        <w:t>F1</w:t>
      </w:r>
      <w:r>
        <w:t xml:space="preserve"> key while looking at the startup screen, i.e. the one where credits are shown.</w:t>
      </w:r>
      <w:r w:rsidR="00984F82">
        <w:t xml:space="preserve"> (Make sure you have not chosen the setting where the startup screen is skipped.)</w:t>
      </w:r>
    </w:p>
    <w:p w14:paraId="7B35E367" w14:textId="101CB6FA" w:rsidR="006364F3" w:rsidRDefault="000E4CBC" w:rsidP="000E4CBC">
      <w:r>
        <w:t xml:space="preserve">This will show a small dialog list for choosing the MIDI </w:t>
      </w:r>
      <w:r w:rsidR="006364F3">
        <w:t xml:space="preserve">output </w:t>
      </w:r>
      <w:r>
        <w:t>device.</w:t>
      </w:r>
    </w:p>
    <w:p w14:paraId="3AEC3EDE" w14:textId="756023A4" w:rsidR="0015585B" w:rsidRDefault="006364F3" w:rsidP="000E4CBC">
      <w:r>
        <w:t xml:space="preserve">While in the main editor itself, you can </w:t>
      </w:r>
      <w:r w:rsidR="006A3C21">
        <w:t xml:space="preserve">click the </w:t>
      </w:r>
      <w:r w:rsidRPr="006A3C21">
        <w:rPr>
          <w:i/>
          <w:iCs/>
        </w:rPr>
        <w:t>Output</w:t>
      </w:r>
      <w:r>
        <w:t xml:space="preserve"> field</w:t>
      </w:r>
      <w:r w:rsidR="007679EC">
        <w:t xml:space="preserve"> </w:t>
      </w:r>
      <w:r>
        <w:t xml:space="preserve">in the top </w:t>
      </w:r>
      <w:r w:rsidR="006A3C21">
        <w:t xml:space="preserve">bar </w:t>
      </w:r>
      <w:r w:rsidR="007679EC">
        <w:t xml:space="preserve">(or press the </w:t>
      </w:r>
      <w:r w:rsidR="007679EC">
        <w:rPr>
          <w:b/>
          <w:color w:val="003399"/>
        </w:rPr>
        <w:t>Alt+O</w:t>
      </w:r>
      <w:r w:rsidR="007679EC" w:rsidRPr="007679EC">
        <w:t xml:space="preserve"> </w:t>
      </w:r>
      <w:r w:rsidR="007679EC">
        <w:t xml:space="preserve">key) </w:t>
      </w:r>
      <w:r w:rsidR="006A3C21">
        <w:t xml:space="preserve">to </w:t>
      </w:r>
      <w:r>
        <w:t>to</w:t>
      </w:r>
      <w:r w:rsidR="006A3C21">
        <w:t xml:space="preserve">ggle </w:t>
      </w:r>
      <w:del w:id="9076" w:author="LouD" w:date="2026-10-04T12:00:00Z">
        <w:r>
          <w:delText xml:space="preserve">between ASID and the reSID emulator</w:delText>
        </w:r>
      </w:del>
      <w:ins w:id="9077" w:author="LouD" w:date="2026-10-04T12:00:00Z">
        <w:r>
          <w:t xml:space="preserve">the output between reSID, ASID and USBSID</w:t>
        </w:r>
      </w:ins>
      <w:r w:rsidR="006A3C21">
        <w:t>.</w:t>
      </w:r>
    </w:p>
    <w:p>
      <w:pPr>
        <w:rPr>
          <w:ins w:id="9045" w:author="LouD" w:date="2026-10-04T12:00:00Z"/>
        </w:rPr>
      </w:pPr>
      <w:ins w:id="9046" w:author="LouD" w:date="2026-10-04T12:00:00Z">
        <w:r>
          <w:t xml:space="preserve">With a multi SID driver, ASID sends the second, third and fourth SID with the multi SID messages of the ASID protocol. The hardware needs to support these to play more than one SID.</w:t>
        </w:r>
      </w:ins>
    </w:p>
    <w:p w14:paraId="3F463394" w14:textId="565F5434" w:rsidR="0038024D" w:rsidRDefault="0015585B" w:rsidP="000E4CBC">
      <w:pPr>
        <w:rPr>
          <w:rFonts w:eastAsiaTheme="majorEastAsia" w:cstheme="minorHAnsi"/>
          <w:color w:val="003399"/>
          <w:sz w:val="48"/>
          <w:szCs w:val="48"/>
        </w:rPr>
      </w:pPr>
      <w:r>
        <w:t xml:space="preserve">To learn more about ASID, please go to: </w:t>
      </w:r>
      <w:hyperlink r:id="rId24" w:tgtFrame="_blank" w:history="1">
        <w:r w:rsidRPr="0015585B">
          <w:rPr>
            <w:rStyle w:val="Hyperlink"/>
          </w:rPr>
          <w:t>https://github.com/thomasj/asid-protocol</w:t>
        </w:r>
      </w:hyperlink>
      <w:r w:rsidR="006364F3">
        <w:t xml:space="preserve"> </w:t>
      </w:r>
      <w:r w:rsidR="0039511A">
        <w:br w:type="page"/>
      </w:r>
    </w:p>
    <w:p>
      <w:pPr>
        <w:pStyle w:val="Heading2"/>
        <w:rPr>
          <w:ins w:id="9047" w:author="LouD" w:date="2026-10-04T12:00:00Z"/>
        </w:rPr>
      </w:pPr>
      <w:ins w:id="9048" w:author="LouD" w:date="2026-10-04T12:00:00Z">
        <w:r>
          <w:t xml:space="preserve">USBSID-Pico</w:t>
        </w:r>
      </w:ins>
    </w:p>
    <w:p>
      <w:pPr>
        <w:rPr>
          <w:ins w:id="9049" w:author="LouD" w:date="2026-10-04T12:00:00Z"/>
        </w:rPr>
      </w:pPr>
      <w:ins w:id="9050" w:author="LouD" w:date="2026-10-04T12:00:00Z">
        <w:r>
          <w:t xml:space="preserve">SID Factory II can play directly on a USBSID-Pico board over USB, without MIDI. Every SID write is sent with its exact cycle distance to the previous one, and the board replays that timing.</w:t>
        </w:r>
      </w:ins>
    </w:p>
    <w:p>
      <w:pPr>
        <w:rPr>
          <w:ins w:id="9051" w:author="LouD" w:date="2026-10-04T12:00:00Z"/>
        </w:rPr>
      </w:pPr>
      <w:ins w:id="9052" w:author="LouD" w:date="2026-10-04T12:00:00Z">
        <w:r>
          <w:t xml:space="preserve">Connect the board before starting SID Factory II. While in the main editor, click the </w:t>
        </w:r>
        <w:r>
          <w:rPr>
            <w:i/>
            <w:iCs/>
          </w:rPr>
          <w:t xml:space="preserve">Output</w:t>
        </w:r>
        <w:r>
          <w:t xml:space="preserve"> field in the top bar (or press </w:t>
        </w:r>
        <w:r>
          <w:rPr>
            <w:b/>
            <w:color w:val="003399"/>
          </w:rPr>
          <w:t xml:space="preserve">Alt+O</w:t>
        </w:r>
        <w:r>
          <w:t xml:space="preserve">) to cycle between reSID, ASID and USBSID. Outputs that are not available are skipped. The board clock follows the PAL or NTSC setting of the tune.</w:t>
        </w:r>
      </w:ins>
    </w:p>
    <w:p>
      <w:pPr>
        <w:rPr>
          <w:ins w:id="9053" w:author="LouD" w:date="2026-10-04T12:00:00Z"/>
        </w:rPr>
      </w:pPr>
      <w:ins w:id="9054" w:author="LouD" w:date="2026-10-04T12:00:00Z">
        <w:r>
          <w:t xml:space="preserve">In the startup screen, press </w:t>
        </w:r>
        <w:r>
          <w:rPr>
            <w:b/>
            <w:color w:val="003399"/>
          </w:rPr>
          <w:t xml:space="preserve">F3</w:t>
        </w:r>
        <w:r>
          <w:t xml:space="preserve"> to choose the SID chips on the board(s) to play on. A single SID tune plays on every chosen SID, a multi SID tune plays every SID of the tune on its own SID chip. With more than one board connected, a dialog lets you choose the board(s) to use, and </w:t>
        </w:r>
        <w:r>
          <w:rPr>
            <w:b/>
            <w:color w:val="003399"/>
          </w:rPr>
          <w:t xml:space="preserve">F2</w:t>
        </w:r>
        <w:r>
          <w:t xml:space="preserve"> opens it again. In both dialogs, </w:t>
        </w:r>
        <w:r>
          <w:rPr>
            <w:b/>
            <w:color w:val="003399"/>
          </w:rPr>
          <w:t xml:space="preserve">Space</w:t>
        </w:r>
        <w:r>
          <w:t xml:space="preserve"> marks an entry and </w:t>
        </w:r>
        <w:r>
          <w:rPr>
            <w:b/>
            <w:color w:val="003399"/>
          </w:rPr>
          <w:t xml:space="preserve">Enter</w:t>
        </w:r>
        <w:r>
          <w:t xml:space="preserve"> confirms.</w:t>
        </w:r>
      </w:ins>
    </w:p>
    <w:p>
      <w:pPr>
        <w:rPr>
          <w:ins w:id="9055" w:author="LouD" w:date="2026-10-04T12:00:00Z"/>
        </w:rPr>
      </w:pPr>
      <w:ins w:id="9056" w:author="LouD" w:date="2026-10-04T12:00:00Z">
        <w:r>
          <w:t xml:space="preserve">To use the same boards and SIDs every time, set </w:t>
        </w:r>
        <w:r>
          <w:rPr>
            <w:i/>
            <w:iCs/>
          </w:rPr>
          <w:t xml:space="preserve">Playback.USBSID.Boards</w:t>
        </w:r>
        <w:r>
          <w:t xml:space="preserve"> and </w:t>
        </w:r>
        <w:r>
          <w:rPr>
            <w:i/>
            <w:iCs/>
          </w:rPr>
          <w:t xml:space="preserve">Playback.USBSID.SIDs</w:t>
        </w:r>
        <w:r>
          <w:t xml:space="preserve"> in your </w:t>
        </w:r>
        <w:r>
          <w:rPr>
            <w:i/>
            <w:iCs/>
          </w:rPr>
          <w:t xml:space="preserve">user.ini</w:t>
        </w:r>
        <w:r>
          <w:t xml:space="preserve">. The serial numbers of the boards are written to the log at startup. Set </w:t>
        </w:r>
        <w:r>
          <w:rPr>
            <w:i/>
            <w:iCs/>
          </w:rPr>
          <w:t xml:space="preserve">Playback.USBSID.AllSIDs</w:t>
        </w:r>
        <w:r>
          <w:t xml:space="preserve"> to 1 to play on every SID of the boards. </w:t>
        </w:r>
        <w:r>
          <w:rPr>
            <w:i/>
            <w:iCs/>
          </w:rPr>
          <w:t xml:space="preserve">Playback.USBSID.LeadTime</w:t>
        </w:r>
        <w:r>
          <w:t xml:space="preserve"> is the time in milliseconds the board plays behind the editor (30 by default).</w:t>
        </w:r>
      </w:ins>
    </w:p>
    <w:p>
      <w:pPr>
        <w:pStyle w:val="IntenseQuote"/>
        <w:rPr>
          <w:ins w:id="9057" w:author="LouD" w:date="2026-10-04T12:00:00Z"/>
        </w:rPr>
      </w:pPr>
      <w:ins w:id="9058" w:author="LouD" w:date="2026-10-04T12:00:00Z">
        <w:r>
          <w:rPr>
            <w:b/>
          </w:rPr>
          <w:t>NOTE:</w:t>
        </w:r>
        <w:r>
          <w:t xml:space="preserve"> On Windows, the "USBSID-Pico Data" interface of the board needs the WinUSB driver, which you can install with Zadig. On Linux, your user needs access to the USB device; the USBSID-Pico documentation has a udev rule for this.</w:t>
        </w:r>
      </w:ins>
    </w:p>
    <w:p>
      <w:pPr>
        <w:rPr>
          <w:ins w:id="9059" w:author="LouD" w:date="2026-10-04T12:00:00Z"/>
        </w:rPr>
      </w:pPr>
      <w:ins w:id="9060" w:author="LouD" w:date="2026-10-04T12:00:00Z">
        <w:r>
          <w:t xml:space="preserve">To learn more about USBSID-Pico, please go to: https://github.com/LouDnl/USBSID-Pico</w:t>
        </w:r>
      </w:ins>
    </w:p>
    <w:p w14:paraId="033583F8" w14:textId="77777777" w:rsidR="0038024D" w:rsidRDefault="0039511A">
      <w:pPr>
        <w:pStyle w:val="Heading1"/>
      </w:pPr>
      <w:bookmarkStart w:id="26" w:name="_Toc224371851"/>
      <w:r>
        <w:lastRenderedPageBreak/>
        <w:t>Controls</w:t>
      </w:r>
      <w:bookmarkEnd w:id="26"/>
    </w:p>
    <w:p w14:paraId="37147458" w14:textId="77777777" w:rsidR="0038024D" w:rsidRDefault="0039511A">
      <w:r>
        <w:t xml:space="preserve">SID Factory II generally respects the logical use of keys such as </w:t>
      </w:r>
      <w:r>
        <w:rPr>
          <w:b/>
          <w:color w:val="003399"/>
        </w:rPr>
        <w:t>Tab</w:t>
      </w:r>
      <w:r>
        <w:t xml:space="preserve"> and </w:t>
      </w:r>
      <w:r>
        <w:rPr>
          <w:b/>
          <w:color w:val="003399"/>
        </w:rPr>
        <w:t>Shift+Tab</w:t>
      </w:r>
      <w:r>
        <w:t xml:space="preserve"> for next and previous input focus, </w:t>
      </w:r>
      <w:r>
        <w:rPr>
          <w:b/>
          <w:color w:val="003399"/>
        </w:rPr>
        <w:t>Home</w:t>
      </w:r>
      <w:r>
        <w:t xml:space="preserve"> and </w:t>
      </w:r>
      <w:r>
        <w:rPr>
          <w:b/>
          <w:color w:val="003399"/>
        </w:rPr>
        <w:t>End</w:t>
      </w:r>
      <w:r>
        <w:t xml:space="preserve"> (</w:t>
      </w:r>
      <w:r>
        <w:rPr>
          <w:b/>
          <w:color w:val="003399"/>
        </w:rPr>
        <w:t>Fn+Left</w:t>
      </w:r>
      <w:r>
        <w:t xml:space="preserve"> and </w:t>
      </w:r>
      <w:r>
        <w:rPr>
          <w:b/>
          <w:color w:val="003399"/>
        </w:rPr>
        <w:t>Fn+Right</w:t>
      </w:r>
      <w:r>
        <w:t xml:space="preserve"> in macOS) for start or end of input focus, etc.</w:t>
      </w:r>
    </w:p>
    <w:p w14:paraId="26C0371A" w14:textId="77777777" w:rsidR="0038024D" w:rsidRDefault="0039511A">
      <w:r>
        <w:t xml:space="preserve">You can also undo and redo virtually anything with </w:t>
      </w:r>
      <w:r>
        <w:rPr>
          <w:b/>
          <w:color w:val="003399"/>
        </w:rPr>
        <w:t>Ctrl+Z</w:t>
      </w:r>
      <w:r>
        <w:t xml:space="preserve"> and </w:t>
      </w:r>
      <w:r>
        <w:rPr>
          <w:b/>
          <w:color w:val="003399"/>
        </w:rPr>
        <w:t>Ctrl+Y</w:t>
      </w:r>
      <w:r>
        <w:t xml:space="preserve"> (or </w:t>
      </w:r>
      <w:r>
        <w:rPr>
          <w:b/>
          <w:color w:val="003399"/>
        </w:rPr>
        <w:t>Ctrl+X</w:t>
      </w:r>
      <w:r>
        <w:t>) keys.</w:t>
      </w:r>
    </w:p>
    <w:p w14:paraId="370EB6D7" w14:textId="6190AF55" w:rsidR="0038024D" w:rsidRDefault="0039511A">
      <w:r>
        <w:t xml:space="preserve">You can toggle an expanded version of the editor with a surrounding overlay using </w:t>
      </w:r>
      <w:r>
        <w:rPr>
          <w:b/>
          <w:color w:val="003399"/>
        </w:rPr>
        <w:t>F12</w:t>
      </w:r>
      <w:r>
        <w:t xml:space="preserve">. This shows </w:t>
      </w:r>
      <w:r w:rsidR="001C6F88">
        <w:t xml:space="preserve">all </w:t>
      </w:r>
      <w:r>
        <w:t>the most important keys along with detailed information about the table values for the current driver.</w:t>
      </w:r>
    </w:p>
    <w:p>
      <w:pPr>
        <w:rPr>
          <w:ins w:id="9061" w:author="LouD" w:date="2026-10-04T12:00:00Z"/>
        </w:rPr>
      </w:pPr>
      <w:ins w:id="9062" w:author="LouD" w:date="2026-10-04T12:00:00Z">
        <w:r>
          <w:t xml:space="preserve">Press </w:t>
        </w:r>
        <w:r>
          <w:rPr>
            <w:b/>
            <w:color w:val="003399"/>
          </w:rPr>
          <w:t xml:space="preserve">Ctrl+F12</w:t>
        </w:r>
        <w:r>
          <w:t xml:space="preserve"> to step the window width through the widths for 1, 2, 3 and 4 SIDs.</w:t>
        </w:r>
      </w:ins>
    </w:p>
    <w:p w14:paraId="15D97031" w14:textId="71F0335F" w:rsidR="005F3BEE" w:rsidRDefault="005F3BEE">
      <w:r>
        <w:t xml:space="preserve">Press </w:t>
      </w:r>
      <w:proofErr w:type="spellStart"/>
      <w:r>
        <w:rPr>
          <w:b/>
          <w:color w:val="003399"/>
        </w:rPr>
        <w:t>Alt+Enter</w:t>
      </w:r>
      <w:proofErr w:type="spellEnd"/>
      <w:r>
        <w:rPr>
          <w:b/>
          <w:color w:val="003399"/>
        </w:rPr>
        <w:t xml:space="preserve"> </w:t>
      </w:r>
      <w:r>
        <w:t>to toggle fullscreen mod</w:t>
      </w:r>
      <w:r w:rsidR="007679EC">
        <w:t>e.</w:t>
      </w:r>
    </w:p>
    <w:p w14:paraId="15BB64D8" w14:textId="5B57316D" w:rsidR="00984F82" w:rsidRDefault="00984F82" w:rsidP="00984F82">
      <w:pPr>
        <w:pStyle w:val="Heading2"/>
      </w:pPr>
      <w:bookmarkStart w:id="27" w:name="_Toc224371852"/>
      <w:r>
        <w:t>Startup</w:t>
      </w:r>
      <w:bookmarkEnd w:id="27"/>
    </w:p>
    <w:p w14:paraId="702BBCA8" w14:textId="5F872D8C" w:rsidR="00984F82" w:rsidRPr="00984F82" w:rsidRDefault="00984F82" w:rsidP="00984F82">
      <w:r>
        <w:t>This is where you can see the credits. (This can be set to be automatically skipped in the settings, but if you do, you won’t be able to select a MIDI output device.)</w:t>
      </w:r>
    </w:p>
    <w:p w14:paraId="71E63B5F" w14:textId="562A7FBF" w:rsidR="00984F82" w:rsidRDefault="00984F82" w:rsidP="00984F82">
      <w:pPr>
        <w:pStyle w:val="ListParagraph"/>
        <w:numPr>
          <w:ilvl w:val="0"/>
          <w:numId w:val="1"/>
        </w:numPr>
      </w:pPr>
      <w:r>
        <w:rPr>
          <w:b/>
          <w:color w:val="003399"/>
        </w:rPr>
        <w:t>F1</w:t>
      </w:r>
      <w:r>
        <w:t xml:space="preserve"> </w:t>
      </w:r>
      <w:r>
        <w:t>selects the MIDI output device for the ASID protocol (this requires external hardware).</w:t>
      </w:r>
    </w:p>
    <w:p>
      <w:pPr>
        <w:pStyle w:val="ListParagraph"/>
        <w:numPr>
          <w:ilvl w:val="0"/>
          <w:numId w:val="1"/>
        </w:numPr>
        <w:rPr>
          <w:ins w:id="9063" w:author="LouD" w:date="2026-10-04T12:00:00Z"/>
        </w:rPr>
      </w:pPr>
      <w:ins w:id="9064" w:author="LouD" w:date="2026-10-04T12:00:00Z">
        <w:r>
          <w:rPr>
            <w:b/>
            <w:color w:val="003399"/>
          </w:rPr>
          <w:t xml:space="preserve">F2</w:t>
        </w:r>
        <w:r>
          <w:t xml:space="preserve"> selects the USBSID-Pico board(s) to use, if more than one board is connected.</w:t>
        </w:r>
      </w:ins>
    </w:p>
    <w:p>
      <w:pPr>
        <w:pStyle w:val="ListParagraph"/>
        <w:numPr>
          <w:ilvl w:val="0"/>
          <w:numId w:val="1"/>
        </w:numPr>
        <w:rPr>
          <w:ins w:id="9065" w:author="LouD" w:date="2026-10-04T12:00:00Z"/>
        </w:rPr>
      </w:pPr>
      <w:ins w:id="9066" w:author="LouD" w:date="2026-10-04T12:00:00Z">
        <w:r>
          <w:rPr>
            <w:b/>
            <w:color w:val="003399"/>
          </w:rPr>
          <w:t xml:space="preserve">F3</w:t>
        </w:r>
        <w:r>
          <w:t xml:space="preserve"> selects the SID chips on the USBSID-Pico board(s) to play on.</w:t>
        </w:r>
      </w:ins>
    </w:p>
    <w:p w14:paraId="618C8CDC" w14:textId="77777777" w:rsidR="00333B87" w:rsidRDefault="00333B87" w:rsidP="00333B87">
      <w:pPr>
        <w:pStyle w:val="ListParagraph"/>
        <w:numPr>
          <w:ilvl w:val="0"/>
          <w:numId w:val="1"/>
        </w:numPr>
      </w:pPr>
      <w:r>
        <w:rPr>
          <w:b/>
          <w:color w:val="003399"/>
        </w:rPr>
        <w:t>F10</w:t>
      </w:r>
      <w:r>
        <w:t xml:space="preserve"> loads an SF2 file or a different driver.</w:t>
      </w:r>
    </w:p>
    <w:p w14:paraId="4CE203DF" w14:textId="35BC264C" w:rsidR="00984F82" w:rsidRDefault="00984F82" w:rsidP="00984F82">
      <w:pPr>
        <w:pStyle w:val="ListParagraph"/>
        <w:numPr>
          <w:ilvl w:val="0"/>
          <w:numId w:val="1"/>
        </w:numPr>
      </w:pPr>
      <w:r w:rsidRPr="00984F82">
        <w:rPr>
          <w:b/>
          <w:color w:val="003399"/>
        </w:rPr>
        <w:t>Space</w:t>
      </w:r>
      <w:r>
        <w:t xml:space="preserve"> enter</w:t>
      </w:r>
      <w:r w:rsidR="007679EC">
        <w:t>s</w:t>
      </w:r>
      <w:r>
        <w:t xml:space="preserve"> the main editor.</w:t>
      </w:r>
    </w:p>
    <w:p w14:paraId="4A891A24" w14:textId="77777777" w:rsidR="0038024D" w:rsidRDefault="0039511A">
      <w:pPr>
        <w:pStyle w:val="Heading2"/>
      </w:pPr>
      <w:bookmarkStart w:id="28" w:name="_Toc224371853"/>
      <w:r>
        <w:t>Files</w:t>
      </w:r>
      <w:bookmarkEnd w:id="28"/>
    </w:p>
    <w:p w14:paraId="08BCAE39" w14:textId="77777777" w:rsidR="0038024D" w:rsidRDefault="0039511A">
      <w:pPr>
        <w:pStyle w:val="ListParagraph"/>
        <w:numPr>
          <w:ilvl w:val="0"/>
          <w:numId w:val="1"/>
        </w:numPr>
      </w:pPr>
      <w:r>
        <w:rPr>
          <w:b/>
          <w:color w:val="003399"/>
        </w:rPr>
        <w:t>F10</w:t>
      </w:r>
      <w:r>
        <w:t xml:space="preserve"> loads an SF2 file or a different driver.</w:t>
      </w:r>
    </w:p>
    <w:p w14:paraId="49747DB3" w14:textId="77777777" w:rsidR="0038024D" w:rsidRDefault="0039511A">
      <w:pPr>
        <w:pStyle w:val="ListParagraph"/>
        <w:numPr>
          <w:ilvl w:val="0"/>
          <w:numId w:val="1"/>
        </w:numPr>
      </w:pPr>
      <w:r>
        <w:rPr>
          <w:b/>
          <w:color w:val="003399"/>
        </w:rPr>
        <w:t>F10</w:t>
      </w:r>
      <w:r>
        <w:t xml:space="preserve"> to convert from another format (MOD, SNG from GoatTracker 2, or CT from CheeseCutter).</w:t>
      </w:r>
    </w:p>
    <w:p w14:paraId="15071053" w14:textId="77777777" w:rsidR="0038024D" w:rsidRDefault="0039511A">
      <w:pPr>
        <w:pStyle w:val="ListParagraph"/>
        <w:numPr>
          <w:ilvl w:val="0"/>
          <w:numId w:val="1"/>
        </w:numPr>
      </w:pPr>
      <w:r>
        <w:rPr>
          <w:b/>
          <w:color w:val="003399"/>
        </w:rPr>
        <w:t>F10</w:t>
      </w:r>
      <w:r>
        <w:t xml:space="preserve">, then load a specific driver, then hit </w:t>
      </w:r>
      <w:r>
        <w:rPr>
          <w:b/>
          <w:color w:val="003399"/>
        </w:rPr>
        <w:t>Ctrl+F10</w:t>
      </w:r>
      <w:r>
        <w:t xml:space="preserve"> and load an SF2 file to add that driver to it.</w:t>
      </w:r>
    </w:p>
    <w:p w14:paraId="4B0A00E4" w14:textId="77777777" w:rsidR="0038024D" w:rsidRDefault="0039511A">
      <w:pPr>
        <w:pStyle w:val="ListParagraph"/>
        <w:numPr>
          <w:ilvl w:val="0"/>
          <w:numId w:val="1"/>
        </w:numPr>
      </w:pPr>
      <w:r>
        <w:rPr>
          <w:b/>
          <w:color w:val="003399"/>
        </w:rPr>
        <w:t>F11</w:t>
      </w:r>
      <w:r>
        <w:t xml:space="preserve"> saves your song as a specific SF2 file.</w:t>
      </w:r>
    </w:p>
    <w:p w14:paraId="59D10245" w14:textId="3673B7F9" w:rsidR="0038024D" w:rsidRDefault="0039511A">
      <w:pPr>
        <w:pStyle w:val="ListParagraph"/>
        <w:numPr>
          <w:ilvl w:val="0"/>
          <w:numId w:val="1"/>
        </w:numPr>
      </w:pPr>
      <w:r>
        <w:rPr>
          <w:b/>
          <w:color w:val="003399"/>
        </w:rPr>
        <w:t>Ctrl+S</w:t>
      </w:r>
      <w:r>
        <w:t xml:space="preserve"> </w:t>
      </w:r>
      <w:proofErr w:type="gramStart"/>
      <w:r>
        <w:t>quick</w:t>
      </w:r>
      <w:proofErr w:type="gramEnd"/>
      <w:r w:rsidR="001C6F88">
        <w:t xml:space="preserve"> </w:t>
      </w:r>
      <w:r>
        <w:t>saves your song to the latest loaded or saved SF2 file.</w:t>
      </w:r>
    </w:p>
    <w:p w14:paraId="4250E9EE" w14:textId="77777777" w:rsidR="0038024D" w:rsidRDefault="0039511A">
      <w:pPr>
        <w:pStyle w:val="ListParagraph"/>
        <w:numPr>
          <w:ilvl w:val="0"/>
          <w:numId w:val="1"/>
        </w:numPr>
      </w:pPr>
      <w:r>
        <w:rPr>
          <w:b/>
          <w:color w:val="003399"/>
        </w:rPr>
        <w:t>F6</w:t>
      </w:r>
      <w:r>
        <w:t xml:space="preserve"> then select </w:t>
      </w:r>
      <w:r>
        <w:rPr>
          <w:b/>
          <w:color w:val="003399"/>
        </w:rPr>
        <w:t>Pack</w:t>
      </w:r>
      <w:r>
        <w:t xml:space="preserve"> to save as a PRG file.</w:t>
      </w:r>
    </w:p>
    <w:p w14:paraId="352B39A3" w14:textId="77777777" w:rsidR="0038024D" w:rsidRDefault="0039511A">
      <w:pPr>
        <w:pStyle w:val="ListParagraph"/>
        <w:numPr>
          <w:ilvl w:val="0"/>
          <w:numId w:val="1"/>
        </w:numPr>
      </w:pPr>
      <w:r>
        <w:rPr>
          <w:b/>
          <w:color w:val="003399"/>
        </w:rPr>
        <w:t>F6</w:t>
      </w:r>
      <w:r>
        <w:t xml:space="preserve"> then select </w:t>
      </w:r>
      <w:r>
        <w:rPr>
          <w:b/>
          <w:color w:val="003399"/>
        </w:rPr>
        <w:t>Pack</w:t>
      </w:r>
      <w:r>
        <w:t xml:space="preserve"> and add extension </w:t>
      </w:r>
      <w:r>
        <w:rPr>
          <w:rFonts w:ascii="Courier New" w:hAnsi="Courier New" w:cs="Courier New"/>
        </w:rPr>
        <w:t>.sid</w:t>
      </w:r>
      <w:r>
        <w:t xml:space="preserve"> to save as a SID file.</w:t>
      </w:r>
    </w:p>
    <w:p w14:paraId="564EE473" w14:textId="77777777" w:rsidR="0038024D" w:rsidRDefault="0039511A">
      <w:r>
        <w:t>While in any file dialog:</w:t>
      </w:r>
    </w:p>
    <w:p w14:paraId="2B9EFF7F" w14:textId="77777777" w:rsidR="0038024D" w:rsidRDefault="0039511A">
      <w:pPr>
        <w:pStyle w:val="ListParagraph"/>
        <w:numPr>
          <w:ilvl w:val="0"/>
          <w:numId w:val="1"/>
        </w:numPr>
      </w:pPr>
      <w:r>
        <w:rPr>
          <w:b/>
          <w:color w:val="003399"/>
        </w:rPr>
        <w:t>Tab</w:t>
      </w:r>
      <w:r>
        <w:t xml:space="preserve"> to toggle between browser or filename.</w:t>
      </w:r>
    </w:p>
    <w:p w14:paraId="0DBC7E4F" w14:textId="77777777" w:rsidR="0038024D" w:rsidRDefault="0039511A">
      <w:pPr>
        <w:pStyle w:val="ListParagraph"/>
        <w:numPr>
          <w:ilvl w:val="0"/>
          <w:numId w:val="1"/>
        </w:numPr>
      </w:pPr>
      <w:r>
        <w:t xml:space="preserve">Hit </w:t>
      </w:r>
      <w:r>
        <w:rPr>
          <w:b/>
          <w:color w:val="003399"/>
        </w:rPr>
        <w:t>A</w:t>
      </w:r>
      <w:r>
        <w:t xml:space="preserve"> to </w:t>
      </w:r>
      <w:r>
        <w:rPr>
          <w:b/>
          <w:color w:val="003399"/>
        </w:rPr>
        <w:t>Z</w:t>
      </w:r>
      <w:r>
        <w:t xml:space="preserve"> to jump to the files starting with this letter. Repeating also works.</w:t>
      </w:r>
    </w:p>
    <w:p w14:paraId="13466801" w14:textId="77777777" w:rsidR="0038024D" w:rsidRDefault="0039511A">
      <w:pPr>
        <w:pStyle w:val="ListParagraph"/>
        <w:numPr>
          <w:ilvl w:val="0"/>
          <w:numId w:val="1"/>
        </w:numPr>
      </w:pPr>
      <w:r>
        <w:rPr>
          <w:b/>
          <w:color w:val="003399"/>
        </w:rPr>
        <w:t>Delete</w:t>
      </w:r>
      <w:r>
        <w:t xml:space="preserve"> to remove a file in a folder.</w:t>
      </w:r>
    </w:p>
    <w:p w14:paraId="0F10B6E6" w14:textId="77777777" w:rsidR="0038024D" w:rsidRDefault="0039511A">
      <w:pPr>
        <w:pStyle w:val="ListParagraph"/>
        <w:numPr>
          <w:ilvl w:val="0"/>
          <w:numId w:val="1"/>
        </w:numPr>
      </w:pPr>
      <w:r>
        <w:rPr>
          <w:b/>
          <w:color w:val="003399"/>
        </w:rPr>
        <w:t>Backspace</w:t>
      </w:r>
      <w:r>
        <w:t xml:space="preserve"> for browsing to a parent folder.</w:t>
      </w:r>
    </w:p>
    <w:p w14:paraId="0F454271" w14:textId="77777777" w:rsidR="0038024D" w:rsidRDefault="0039511A">
      <w:pPr>
        <w:pStyle w:val="ListParagraph"/>
        <w:numPr>
          <w:ilvl w:val="0"/>
          <w:numId w:val="1"/>
        </w:numPr>
      </w:pPr>
      <w:r>
        <w:rPr>
          <w:b/>
          <w:color w:val="003399"/>
        </w:rPr>
        <w:t xml:space="preserve">Enter </w:t>
      </w:r>
      <w:r>
        <w:t>to select a file.</w:t>
      </w:r>
    </w:p>
    <w:p w14:paraId="6F1294F5" w14:textId="77777777" w:rsidR="0038024D" w:rsidRDefault="0039511A">
      <w:pPr>
        <w:pStyle w:val="Heading2"/>
      </w:pPr>
      <w:bookmarkStart w:id="29" w:name="_Toc224371854"/>
      <w:r>
        <w:t>Playing</w:t>
      </w:r>
      <w:bookmarkEnd w:id="29"/>
    </w:p>
    <w:p w14:paraId="36E965C7" w14:textId="77777777" w:rsidR="0038024D" w:rsidRDefault="0039511A">
      <w:r>
        <w:t xml:space="preserve">SID Factory II does not have a separate function key for stopping, they all work as toggle keys. This cut down on function keys for other purposes. However, </w:t>
      </w:r>
      <w:r>
        <w:rPr>
          <w:b/>
          <w:color w:val="003399"/>
        </w:rPr>
        <w:t>Esc</w:t>
      </w:r>
      <w:r>
        <w:t xml:space="preserve"> will also </w:t>
      </w:r>
      <w:proofErr w:type="gramStart"/>
      <w:r>
        <w:t>stop a tune</w:t>
      </w:r>
      <w:proofErr w:type="gramEnd"/>
      <w:r>
        <w:t>.</w:t>
      </w:r>
    </w:p>
    <w:p w14:paraId="32F256FD" w14:textId="77777777" w:rsidR="0038024D" w:rsidRDefault="0039511A">
      <w:pPr>
        <w:pStyle w:val="ListParagraph"/>
        <w:numPr>
          <w:ilvl w:val="0"/>
          <w:numId w:val="1"/>
        </w:numPr>
      </w:pPr>
      <w:r>
        <w:rPr>
          <w:b/>
          <w:color w:val="003399"/>
        </w:rPr>
        <w:t>F1</w:t>
      </w:r>
      <w:r>
        <w:t xml:space="preserve"> plays from the start of the entire song.</w:t>
      </w:r>
    </w:p>
    <w:p w14:paraId="15FFFDA2" w14:textId="77777777" w:rsidR="0038024D" w:rsidRDefault="0039511A">
      <w:pPr>
        <w:pStyle w:val="ListParagraph"/>
        <w:numPr>
          <w:ilvl w:val="0"/>
          <w:numId w:val="1"/>
        </w:numPr>
      </w:pPr>
      <w:r>
        <w:rPr>
          <w:b/>
          <w:color w:val="003399"/>
        </w:rPr>
        <w:t>F2</w:t>
      </w:r>
      <w:r>
        <w:t xml:space="preserve"> plays from the currently selected bookmark (see below about these).</w:t>
      </w:r>
    </w:p>
    <w:p w14:paraId="18B1DB8A" w14:textId="77777777" w:rsidR="0038024D" w:rsidRDefault="0039511A">
      <w:pPr>
        <w:pStyle w:val="ListParagraph"/>
        <w:numPr>
          <w:ilvl w:val="0"/>
          <w:numId w:val="1"/>
        </w:numPr>
      </w:pPr>
      <w:r>
        <w:rPr>
          <w:b/>
          <w:color w:val="003399"/>
        </w:rPr>
        <w:t>Shift+F2</w:t>
      </w:r>
      <w:r>
        <w:t xml:space="preserve"> plays from the top of the sequence you are currently editing.</w:t>
      </w:r>
    </w:p>
    <w:p w14:paraId="7A3FECA2" w14:textId="77777777" w:rsidR="0038024D" w:rsidRDefault="0039511A">
      <w:pPr>
        <w:pStyle w:val="ListParagraph"/>
        <w:numPr>
          <w:ilvl w:val="0"/>
          <w:numId w:val="1"/>
        </w:numPr>
      </w:pPr>
      <w:r>
        <w:rPr>
          <w:b/>
          <w:color w:val="003399"/>
        </w:rPr>
        <w:lastRenderedPageBreak/>
        <w:t>Ctrl+F2</w:t>
      </w:r>
      <w:r>
        <w:t xml:space="preserve"> (</w:t>
      </w:r>
      <w:r>
        <w:rPr>
          <w:rFonts w:eastAsia="Calibri"/>
          <w:b/>
          <w:color w:val="003399"/>
        </w:rPr>
        <w:t>Cmd+F2</w:t>
      </w:r>
      <w:r>
        <w:t xml:space="preserve"> in macOS) plays from the current cursor position.</w:t>
      </w:r>
    </w:p>
    <w:p w14:paraId="01660934" w14:textId="77777777" w:rsidR="0038024D" w:rsidRDefault="0039511A">
      <w:pPr>
        <w:pStyle w:val="ListParagraph"/>
        <w:numPr>
          <w:ilvl w:val="0"/>
          <w:numId w:val="1"/>
        </w:numPr>
      </w:pPr>
      <w:r>
        <w:rPr>
          <w:b/>
          <w:color w:val="003399"/>
        </w:rPr>
        <w:t>Ctrl+P</w:t>
      </w:r>
      <w:r>
        <w:t xml:space="preserve"> toggles follow-play on and off.</w:t>
      </w:r>
    </w:p>
    <w:p w14:paraId="427BB73A" w14:textId="77777777" w:rsidR="0038024D" w:rsidRDefault="0039511A">
      <w:pPr>
        <w:pStyle w:val="ListParagraph"/>
        <w:numPr>
          <w:ilvl w:val="0"/>
          <w:numId w:val="1"/>
        </w:numPr>
      </w:pPr>
      <w:r>
        <w:t xml:space="preserve">Hold the key below </w:t>
      </w:r>
      <w:r>
        <w:rPr>
          <w:b/>
          <w:color w:val="003399"/>
        </w:rPr>
        <w:t>Esc</w:t>
      </w:r>
      <w:r>
        <w:t xml:space="preserve"> (</w:t>
      </w:r>
      <w:r>
        <w:rPr>
          <w:b/>
          <w:color w:val="003399"/>
        </w:rPr>
        <w:t xml:space="preserve">Minus </w:t>
      </w:r>
      <w:r>
        <w:t xml:space="preserve">in macOS) for fast forward. Include </w:t>
      </w:r>
      <w:r>
        <w:rPr>
          <w:b/>
          <w:color w:val="003399"/>
        </w:rPr>
        <w:t>Shift</w:t>
      </w:r>
      <w:r>
        <w:t xml:space="preserve"> to go even faster.</w:t>
      </w:r>
    </w:p>
    <w:p w14:paraId="1F3113C6" w14:textId="77777777" w:rsidR="0038024D" w:rsidRDefault="0039511A">
      <w:pPr>
        <w:pStyle w:val="Heading2"/>
      </w:pPr>
      <w:bookmarkStart w:id="30" w:name="_Toc224371855"/>
      <w:r>
        <w:t>Tracks</w:t>
      </w:r>
      <w:bookmarkEnd w:id="30"/>
    </w:p>
    <w:p w14:paraId="38D060DB" w14:textId="77777777" w:rsidR="0038024D" w:rsidRDefault="0039511A">
      <w:r>
        <w:t>These are the general keys that work when you are editing an order list or a sequence.</w:t>
      </w:r>
    </w:p>
    <w:p w14:paraId="2D2087CD" w14:textId="77777777" w:rsidR="0038024D" w:rsidRDefault="0039511A">
      <w:pPr>
        <w:pStyle w:val="ListParagraph"/>
        <w:numPr>
          <w:ilvl w:val="0"/>
          <w:numId w:val="1"/>
        </w:numPr>
      </w:pPr>
      <w:r>
        <w:rPr>
          <w:b/>
          <w:color w:val="003399"/>
        </w:rPr>
        <w:t>Enter</w:t>
      </w:r>
      <w:r>
        <w:t xml:space="preserve"> toggles between editing the order list or the sequence itself.</w:t>
      </w:r>
    </w:p>
    <w:p w14:paraId="54069FEF" w14:textId="77777777" w:rsidR="0038024D" w:rsidRDefault="0039511A">
      <w:pPr>
        <w:pStyle w:val="ListParagraph"/>
        <w:numPr>
          <w:ilvl w:val="0"/>
          <w:numId w:val="1"/>
        </w:numPr>
      </w:pPr>
      <w:r>
        <w:rPr>
          <w:b/>
          <w:color w:val="003399"/>
        </w:rPr>
        <w:t>Tab</w:t>
      </w:r>
      <w:r>
        <w:t xml:space="preserve"> and </w:t>
      </w:r>
      <w:r>
        <w:rPr>
          <w:b/>
          <w:color w:val="003399"/>
        </w:rPr>
        <w:t>Shift+Tab</w:t>
      </w:r>
      <w:r>
        <w:t xml:space="preserve"> for next or previous track (order list or sequence).</w:t>
      </w:r>
    </w:p>
    <w:p w14:paraId="1D327336" w14:textId="77777777" w:rsidR="0038024D" w:rsidRDefault="0039511A">
      <w:pPr>
        <w:pStyle w:val="ListParagraph"/>
        <w:numPr>
          <w:ilvl w:val="0"/>
          <w:numId w:val="1"/>
        </w:numPr>
        <w:spacing w:before="360"/>
      </w:pPr>
      <w:r>
        <w:rPr>
          <w:b/>
          <w:color w:val="003399"/>
        </w:rPr>
        <w:t>Home</w:t>
      </w:r>
      <w:r>
        <w:t xml:space="preserve"> or </w:t>
      </w:r>
      <w:r>
        <w:rPr>
          <w:b/>
          <w:color w:val="003399"/>
        </w:rPr>
        <w:t>End</w:t>
      </w:r>
      <w:r>
        <w:t xml:space="preserve"> (</w:t>
      </w:r>
      <w:r>
        <w:rPr>
          <w:b/>
          <w:color w:val="003399"/>
        </w:rPr>
        <w:t>Fn+Left</w:t>
      </w:r>
      <w:r>
        <w:t xml:space="preserve"> or </w:t>
      </w:r>
      <w:r>
        <w:rPr>
          <w:b/>
          <w:color w:val="003399"/>
        </w:rPr>
        <w:t>Fn+Right</w:t>
      </w:r>
      <w:r>
        <w:t xml:space="preserve"> in macOS) for the absolute start or end of the entire song.</w:t>
      </w:r>
    </w:p>
    <w:p w14:paraId="337A9ADC" w14:textId="77777777" w:rsidR="0038024D" w:rsidRDefault="0039511A">
      <w:pPr>
        <w:pStyle w:val="ListParagraph"/>
        <w:numPr>
          <w:ilvl w:val="0"/>
          <w:numId w:val="1"/>
        </w:numPr>
        <w:spacing w:before="360"/>
      </w:pPr>
      <w:r>
        <w:rPr>
          <w:b/>
          <w:color w:val="003399"/>
        </w:rPr>
        <w:t>Ctrl+1</w:t>
      </w:r>
      <w:r>
        <w:t xml:space="preserve">, </w:t>
      </w:r>
      <w:r>
        <w:rPr>
          <w:b/>
          <w:color w:val="003399"/>
        </w:rPr>
        <w:t>Ctrl+2</w:t>
      </w:r>
      <w:r>
        <w:t xml:space="preserve"> or </w:t>
      </w:r>
      <w:r>
        <w:rPr>
          <w:b/>
          <w:color w:val="003399"/>
        </w:rPr>
        <w:t>Ctrl+3</w:t>
      </w:r>
      <w:r>
        <w:t xml:space="preserve"> turns voice tracks on or off.</w:t>
      </w:r>
    </w:p>
    <w:p>
      <w:pPr>
        <w:pStyle w:val="ListParagraph"/>
        <w:numPr>
          <w:ilvl w:val="0"/>
          <w:numId w:val="1"/>
        </w:numPr>
        <w:rPr>
          <w:ins w:id="9067" w:author="LouD" w:date="2026-10-04T12:00:00Z"/>
        </w:rPr>
      </w:pPr>
      <w:ins w:id="9068" w:author="LouD" w:date="2026-10-04T12:00:00Z">
        <w:r>
          <w:rPr>
            <w:b/>
            <w:color w:val="003399"/>
          </w:rPr>
          <w:t xml:space="preserve">Ctrl+4</w:t>
        </w:r>
        <w:r>
          <w:t xml:space="preserve"> to </w:t>
        </w:r>
        <w:r>
          <w:rPr>
            <w:b/>
            <w:color w:val="003399"/>
          </w:rPr>
          <w:t xml:space="preserve">Ctrl+9</w:t>
        </w:r>
        <w:r>
          <w:t xml:space="preserve"> and </w:t>
        </w:r>
        <w:r>
          <w:rPr>
            <w:b/>
            <w:color w:val="003399"/>
          </w:rPr>
          <w:t xml:space="preserve">Ctrl+Shift+1</w:t>
        </w:r>
        <w:r>
          <w:t xml:space="preserve"> to </w:t>
        </w:r>
        <w:r>
          <w:rPr>
            <w:b/>
            <w:color w:val="003399"/>
          </w:rPr>
          <w:t xml:space="preserve">Ctrl+Shift+3</w:t>
        </w:r>
        <w:r>
          <w:t xml:space="preserve"> turn track 4 to 12 on or off (multi SID drivers).</w:t>
        </w:r>
      </w:ins>
    </w:p>
    <w:p w14:paraId="0193C543" w14:textId="77777777" w:rsidR="00287302" w:rsidRDefault="00287302">
      <w:pPr>
        <w:pStyle w:val="ListParagraph"/>
        <w:numPr>
          <w:ilvl w:val="0"/>
          <w:numId w:val="1"/>
        </w:numPr>
        <w:spacing w:before="360"/>
      </w:pPr>
      <w:r>
        <w:rPr>
          <w:b/>
          <w:color w:val="003399"/>
        </w:rPr>
        <w:t xml:space="preserve">Shift+Up/Down </w:t>
      </w:r>
      <w:r>
        <w:t xml:space="preserve">in a sequence to mark an area, then </w:t>
      </w:r>
      <w:r>
        <w:rPr>
          <w:b/>
          <w:color w:val="003399"/>
        </w:rPr>
        <w:t>Ctrl+C</w:t>
      </w:r>
      <w:r>
        <w:t xml:space="preserve"> to copy</w:t>
      </w:r>
      <w:r w:rsidR="00BE48E8">
        <w:t xml:space="preserve"> the contents.</w:t>
      </w:r>
    </w:p>
    <w:p w14:paraId="1D035EED" w14:textId="77777777" w:rsidR="00287302" w:rsidRDefault="00287302">
      <w:pPr>
        <w:pStyle w:val="ListParagraph"/>
        <w:numPr>
          <w:ilvl w:val="0"/>
          <w:numId w:val="1"/>
        </w:numPr>
        <w:spacing w:before="360"/>
      </w:pPr>
      <w:r>
        <w:rPr>
          <w:b/>
          <w:color w:val="003399"/>
        </w:rPr>
        <w:t>Ctrl+V</w:t>
      </w:r>
      <w:r>
        <w:t xml:space="preserve"> to paste a previously marked area</w:t>
      </w:r>
      <w:r w:rsidR="00F3161B">
        <w:t xml:space="preserve"> in a sequence</w:t>
      </w:r>
      <w:r>
        <w:t xml:space="preserve">, overwriting </w:t>
      </w:r>
      <w:r w:rsidR="00A82287">
        <w:t>an area of the same size</w:t>
      </w:r>
      <w:r>
        <w:t>.</w:t>
      </w:r>
    </w:p>
    <w:p w14:paraId="255D7DCC" w14:textId="77777777" w:rsidR="00287302" w:rsidRDefault="00287302" w:rsidP="00287302">
      <w:pPr>
        <w:pStyle w:val="ListParagraph"/>
        <w:numPr>
          <w:ilvl w:val="0"/>
          <w:numId w:val="1"/>
        </w:numPr>
        <w:spacing w:before="360"/>
      </w:pPr>
      <w:r w:rsidRPr="00287302">
        <w:rPr>
          <w:b/>
          <w:color w:val="003399"/>
        </w:rPr>
        <w:t>Ctrl+Shift+V</w:t>
      </w:r>
      <w:r>
        <w:t xml:space="preserve"> to</w:t>
      </w:r>
      <w:r w:rsidRPr="00287302">
        <w:t xml:space="preserve"> </w:t>
      </w:r>
      <w:r>
        <w:t>paste a previously marked area, inserting it to make the sequence longer.</w:t>
      </w:r>
    </w:p>
    <w:p w14:paraId="0EAFB5F8" w14:textId="77777777" w:rsidR="0038024D" w:rsidRDefault="0039511A">
      <w:pPr>
        <w:pStyle w:val="ListParagraph"/>
        <w:numPr>
          <w:ilvl w:val="0"/>
          <w:numId w:val="1"/>
        </w:numPr>
        <w:spacing w:before="360"/>
      </w:pPr>
      <w:r>
        <w:rPr>
          <w:b/>
          <w:color w:val="003399"/>
        </w:rPr>
        <w:t xml:space="preserve">Ctrl+L </w:t>
      </w:r>
      <w:r>
        <w:t>sets the song loop position (the order list values then turn green).</w:t>
      </w:r>
      <w:r w:rsidR="008C2250">
        <w:t xml:space="preserve"> It also toggles between </w:t>
      </w:r>
      <w:r w:rsidR="008C2250" w:rsidRPr="008C2250">
        <w:rPr>
          <w:b/>
        </w:rPr>
        <w:t>loop</w:t>
      </w:r>
      <w:r w:rsidR="008C2250">
        <w:t xml:space="preserve"> and </w:t>
      </w:r>
      <w:r w:rsidR="008C2250" w:rsidRPr="008C2250">
        <w:rPr>
          <w:b/>
        </w:rPr>
        <w:t>end</w:t>
      </w:r>
      <w:r w:rsidR="008C2250">
        <w:t xml:space="preserve"> marker when the cursor is at the end of a song.</w:t>
      </w:r>
    </w:p>
    <w:p w14:paraId="05E4A56E" w14:textId="77777777" w:rsidR="0038024D" w:rsidRDefault="0039511A">
      <w:pPr>
        <w:pStyle w:val="ListParagraph"/>
        <w:numPr>
          <w:ilvl w:val="0"/>
          <w:numId w:val="1"/>
        </w:numPr>
        <w:spacing w:before="360"/>
      </w:pPr>
      <w:r>
        <w:rPr>
          <w:b/>
          <w:color w:val="003399"/>
        </w:rPr>
        <w:t>Shift+F3</w:t>
      </w:r>
      <w:r>
        <w:t xml:space="preserve"> and </w:t>
      </w:r>
      <w:r>
        <w:rPr>
          <w:b/>
          <w:color w:val="003399"/>
        </w:rPr>
        <w:t>Shift+F4</w:t>
      </w:r>
      <w:r>
        <w:t xml:space="preserve"> to decrease and increase the sequence itself by one semitone.</w:t>
      </w:r>
    </w:p>
    <w:p w14:paraId="2FAB1CE1" w14:textId="77777777" w:rsidR="0038024D" w:rsidRDefault="0039511A">
      <w:pPr>
        <w:pStyle w:val="ListParagraph"/>
        <w:numPr>
          <w:ilvl w:val="0"/>
          <w:numId w:val="1"/>
        </w:numPr>
        <w:spacing w:before="360"/>
      </w:pPr>
      <w:r>
        <w:rPr>
          <w:b/>
          <w:color w:val="003399"/>
        </w:rPr>
        <w:t>Ctrl+F3</w:t>
      </w:r>
      <w:r>
        <w:t xml:space="preserve"> and </w:t>
      </w:r>
      <w:r>
        <w:rPr>
          <w:b/>
          <w:color w:val="003399"/>
        </w:rPr>
        <w:t>Ctrl+F4</w:t>
      </w:r>
      <w:r>
        <w:t xml:space="preserve"> (</w:t>
      </w:r>
      <w:r>
        <w:rPr>
          <w:b/>
          <w:color w:val="003399"/>
        </w:rPr>
        <w:t>Shift+Cmd+F3</w:t>
      </w:r>
      <w:r>
        <w:t xml:space="preserve"> and </w:t>
      </w:r>
      <w:r>
        <w:rPr>
          <w:b/>
          <w:color w:val="003399"/>
        </w:rPr>
        <w:t>Shift+Cmd+F4</w:t>
      </w:r>
      <w:r>
        <w:t xml:space="preserve"> in macOS) </w:t>
      </w:r>
      <w:proofErr w:type="gramStart"/>
      <w:r>
        <w:t>to decrease</w:t>
      </w:r>
      <w:proofErr w:type="gramEnd"/>
      <w:r>
        <w:t xml:space="preserve"> and increase the sequence itself by one octave.</w:t>
      </w:r>
    </w:p>
    <w:p w14:paraId="527FB080" w14:textId="77777777" w:rsidR="0038024D" w:rsidRDefault="0039511A">
      <w:pPr>
        <w:pStyle w:val="ListParagraph"/>
        <w:numPr>
          <w:ilvl w:val="0"/>
          <w:numId w:val="1"/>
        </w:numPr>
        <w:spacing w:before="360"/>
      </w:pPr>
      <w:r>
        <w:rPr>
          <w:b/>
          <w:color w:val="003399"/>
        </w:rPr>
        <w:t>Alt+Up</w:t>
      </w:r>
      <w:r>
        <w:t xml:space="preserve"> and </w:t>
      </w:r>
      <w:r>
        <w:rPr>
          <w:b/>
          <w:color w:val="003399"/>
        </w:rPr>
        <w:t>Alt+Down</w:t>
      </w:r>
      <w:r>
        <w:t xml:space="preserve"> to decrease and increase the white intervals.</w:t>
      </w:r>
    </w:p>
    <w:p w14:paraId="07A30F02" w14:textId="77777777" w:rsidR="0038024D" w:rsidRDefault="0039511A">
      <w:pPr>
        <w:pStyle w:val="ListParagraph"/>
        <w:numPr>
          <w:ilvl w:val="0"/>
          <w:numId w:val="1"/>
        </w:numPr>
        <w:spacing w:before="360"/>
      </w:pPr>
      <w:r>
        <w:rPr>
          <w:b/>
          <w:color w:val="003399"/>
        </w:rPr>
        <w:t>Alt+Shift+Up</w:t>
      </w:r>
      <w:r>
        <w:t xml:space="preserve"> and </w:t>
      </w:r>
      <w:r>
        <w:rPr>
          <w:b/>
          <w:color w:val="003399"/>
        </w:rPr>
        <w:t>Alt+Shift+Down</w:t>
      </w:r>
      <w:r>
        <w:t xml:space="preserve"> to “roll” the white intervals up or down.</w:t>
      </w:r>
    </w:p>
    <w:p w14:paraId="15837C1F" w14:textId="77777777" w:rsidR="0038024D" w:rsidRDefault="0039511A">
      <w:pPr>
        <w:pStyle w:val="Heading2"/>
      </w:pPr>
      <w:bookmarkStart w:id="31" w:name="_Toc224371856"/>
      <w:r>
        <w:t>Order list</w:t>
      </w:r>
      <w:bookmarkEnd w:id="31"/>
    </w:p>
    <w:p w14:paraId="703D742C" w14:textId="77777777" w:rsidR="0038024D" w:rsidRDefault="0039511A">
      <w:r>
        <w:t xml:space="preserve">This is where you </w:t>
      </w:r>
      <w:r>
        <w:rPr>
          <w:i/>
        </w:rPr>
        <w:t>edit</w:t>
      </w:r>
      <w:r>
        <w:t xml:space="preserve"> the transpose value and the sequence number itself in a blue track voice.</w:t>
      </w:r>
    </w:p>
    <w:p w14:paraId="009E9DB2" w14:textId="26D68288" w:rsidR="0038024D" w:rsidRDefault="0039511A">
      <w:r>
        <w:t xml:space="preserve">As soon as you start typing hexadecimal digits, the </w:t>
      </w:r>
      <w:r>
        <w:rPr>
          <w:rFonts w:ascii="Courier New" w:hAnsi="Courier New" w:cs="Courier New"/>
        </w:rPr>
        <w:t>XXYY</w:t>
      </w:r>
      <w:r>
        <w:t xml:space="preserve"> word turns white and you </w:t>
      </w:r>
      <w:r w:rsidR="001C6F88">
        <w:t>must</w:t>
      </w:r>
      <w:r>
        <w:t xml:space="preserve"> press </w:t>
      </w:r>
      <w:r>
        <w:rPr>
          <w:b/>
          <w:color w:val="003399"/>
        </w:rPr>
        <w:t>Enter</w:t>
      </w:r>
      <w:r>
        <w:t xml:space="preserve"> to accept or </w:t>
      </w:r>
      <w:r>
        <w:rPr>
          <w:b/>
          <w:color w:val="003399"/>
        </w:rPr>
        <w:t>Esc</w:t>
      </w:r>
      <w:r>
        <w:t xml:space="preserve"> to cancel (cursor up or down is prohibited until this is done).</w:t>
      </w:r>
    </w:p>
    <w:p w14:paraId="601463BE" w14:textId="77777777" w:rsidR="0038024D" w:rsidRDefault="0039511A">
      <w:pPr>
        <w:pStyle w:val="ListParagraph"/>
        <w:numPr>
          <w:ilvl w:val="0"/>
          <w:numId w:val="1"/>
        </w:numPr>
      </w:pPr>
      <w:r>
        <w:rPr>
          <w:b/>
          <w:color w:val="003399"/>
        </w:rPr>
        <w:t>Insert</w:t>
      </w:r>
      <w:r>
        <w:t xml:space="preserve"> and </w:t>
      </w:r>
      <w:r>
        <w:rPr>
          <w:b/>
          <w:color w:val="003399"/>
        </w:rPr>
        <w:t>Delete</w:t>
      </w:r>
      <w:r>
        <w:t xml:space="preserve"> (</w:t>
      </w:r>
      <w:r>
        <w:rPr>
          <w:rFonts w:eastAsia="Calibri"/>
          <w:b/>
          <w:color w:val="003399"/>
        </w:rPr>
        <w:t>Shift+Backspace</w:t>
      </w:r>
      <w:r>
        <w:t xml:space="preserve"> and </w:t>
      </w:r>
      <w:r>
        <w:rPr>
          <w:rFonts w:eastAsia="Calibri"/>
          <w:b/>
          <w:color w:val="003399"/>
        </w:rPr>
        <w:t xml:space="preserve">Backspace </w:t>
      </w:r>
      <w:r>
        <w:t xml:space="preserve">in macOS) to insert and delete order list entries. </w:t>
      </w:r>
      <w:r>
        <w:rPr>
          <w:b/>
          <w:color w:val="003399"/>
        </w:rPr>
        <w:t>Backspace</w:t>
      </w:r>
      <w:r>
        <w:t xml:space="preserve"> also works in Windows for deleting the previous entry.</w:t>
      </w:r>
    </w:p>
    <w:p w14:paraId="09436511" w14:textId="77777777" w:rsidR="00A045B0" w:rsidRDefault="00A045B0" w:rsidP="00A045B0">
      <w:pPr>
        <w:pStyle w:val="ListParagraph"/>
        <w:numPr>
          <w:ilvl w:val="0"/>
          <w:numId w:val="1"/>
        </w:numPr>
        <w:spacing w:before="360"/>
      </w:pPr>
      <w:r>
        <w:rPr>
          <w:b/>
          <w:color w:val="003399"/>
        </w:rPr>
        <w:t>Ctrl+C</w:t>
      </w:r>
      <w:r>
        <w:t xml:space="preserve"> and </w:t>
      </w:r>
      <w:r>
        <w:rPr>
          <w:b/>
          <w:color w:val="003399"/>
        </w:rPr>
        <w:t>Ctrl+V</w:t>
      </w:r>
      <w:r>
        <w:t xml:space="preserve"> will copy and paste the entire sequence.</w:t>
      </w:r>
    </w:p>
    <w:p w14:paraId="7988F179" w14:textId="77777777" w:rsidR="0038024D" w:rsidRDefault="0039511A">
      <w:pPr>
        <w:pStyle w:val="ListParagraph"/>
        <w:numPr>
          <w:ilvl w:val="0"/>
          <w:numId w:val="1"/>
        </w:numPr>
      </w:pPr>
      <w:r>
        <w:rPr>
          <w:b/>
          <w:color w:val="003399"/>
        </w:rPr>
        <w:t>Ctrl+F</w:t>
      </w:r>
      <w:r>
        <w:t xml:space="preserve"> to insert the next unused sequence (whether it </w:t>
      </w:r>
      <w:r>
        <w:rPr>
          <w:i/>
        </w:rPr>
        <w:t>has</w:t>
      </w:r>
      <w:r>
        <w:t xml:space="preserve"> data in it is ignored).</w:t>
      </w:r>
    </w:p>
    <w:p w14:paraId="15A4A6EC" w14:textId="77777777" w:rsidR="0038024D" w:rsidRDefault="0039511A">
      <w:pPr>
        <w:pStyle w:val="ListParagraph"/>
        <w:numPr>
          <w:ilvl w:val="0"/>
          <w:numId w:val="1"/>
        </w:numPr>
      </w:pPr>
      <w:r>
        <w:rPr>
          <w:b/>
          <w:color w:val="003399"/>
        </w:rPr>
        <w:t>Ctrl+Shift+F</w:t>
      </w:r>
      <w:r>
        <w:t xml:space="preserve"> to insert the next unused </w:t>
      </w:r>
      <w:r>
        <w:rPr>
          <w:i/>
        </w:rPr>
        <w:t>empty</w:t>
      </w:r>
      <w:r>
        <w:t xml:space="preserve"> sequence.</w:t>
      </w:r>
    </w:p>
    <w:p w14:paraId="68A457DD" w14:textId="77777777" w:rsidR="0038024D" w:rsidRDefault="0039511A">
      <w:pPr>
        <w:pStyle w:val="ListParagraph"/>
        <w:numPr>
          <w:ilvl w:val="0"/>
          <w:numId w:val="1"/>
        </w:numPr>
      </w:pPr>
      <w:r>
        <w:rPr>
          <w:b/>
          <w:color w:val="003399"/>
        </w:rPr>
        <w:t>Ctrl+D</w:t>
      </w:r>
      <w:r>
        <w:t xml:space="preserve"> to duplicate and replace the currently edited sequence.</w:t>
      </w:r>
    </w:p>
    <w:p w14:paraId="5A53CA3B" w14:textId="223E9711" w:rsidR="00B831F0" w:rsidRPr="00B831F0" w:rsidRDefault="0039511A" w:rsidP="00B831F0">
      <w:pPr>
        <w:pStyle w:val="ListParagraph"/>
        <w:numPr>
          <w:ilvl w:val="0"/>
          <w:numId w:val="1"/>
        </w:numPr>
        <w:spacing w:after="0" w:line="240" w:lineRule="auto"/>
        <w:rPr>
          <w:rFonts w:eastAsiaTheme="majorEastAsia" w:cstheme="minorHAnsi"/>
          <w:color w:val="003399"/>
          <w:sz w:val="32"/>
          <w:szCs w:val="32"/>
        </w:rPr>
      </w:pPr>
      <w:r w:rsidRPr="00B831F0">
        <w:rPr>
          <w:b/>
          <w:color w:val="003399"/>
        </w:rPr>
        <w:t>Ctrl+Shift+D</w:t>
      </w:r>
      <w:r>
        <w:t xml:space="preserve"> to duplicate and append a sequence after the currently edited one.</w:t>
      </w:r>
      <w:r w:rsidR="00B831F0">
        <w:br w:type="page"/>
      </w:r>
    </w:p>
    <w:p w14:paraId="3983A2FD" w14:textId="70647E72" w:rsidR="0038024D" w:rsidRDefault="0039511A">
      <w:pPr>
        <w:pStyle w:val="Heading2"/>
      </w:pPr>
      <w:bookmarkStart w:id="32" w:name="_Toc224371857"/>
      <w:r>
        <w:lastRenderedPageBreak/>
        <w:t>Sequences</w:t>
      </w:r>
      <w:bookmarkEnd w:id="32"/>
    </w:p>
    <w:p w14:paraId="0A1093CA" w14:textId="188A3B73" w:rsidR="0038024D" w:rsidRDefault="0039511A">
      <w:pPr>
        <w:spacing w:after="360"/>
      </w:pPr>
      <w:r>
        <w:t xml:space="preserve">Notes are entered in the right-most column by hitting one of the many standard </w:t>
      </w:r>
      <w:r w:rsidR="001C6F88">
        <w:t>letters</w:t>
      </w:r>
      <w:r>
        <w:t xml:space="preserve"> and number keys on the keyboard. They match the keys on a piano like this:</w:t>
      </w:r>
    </w:p>
    <w:p w14:paraId="3902519F" w14:textId="77777777" w:rsidR="0038024D" w:rsidRDefault="0039511A">
      <w:pPr>
        <w:spacing w:after="360"/>
        <w:jc w:val="center"/>
      </w:pPr>
      <w:r>
        <w:rPr>
          <w:noProof/>
        </w:rPr>
        <w:drawing>
          <wp:inline distT="0" distB="0" distL="0" distR="0" wp14:anchorId="69A30D04" wp14:editId="2F374E89">
            <wp:extent cx="2322195" cy="1313815"/>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noChangeArrowheads="1"/>
                    </pic:cNvPicPr>
                  </pic:nvPicPr>
                  <pic:blipFill>
                    <a:blip r:embed="rId15"/>
                    <a:stretch>
                      <a:fillRect/>
                    </a:stretch>
                  </pic:blipFill>
                  <pic:spPr bwMode="auto">
                    <a:xfrm>
                      <a:off x="0" y="0"/>
                      <a:ext cx="2322195" cy="1313815"/>
                    </a:xfrm>
                    <a:prstGeom prst="rect">
                      <a:avLst/>
                    </a:prstGeom>
                  </pic:spPr>
                </pic:pic>
              </a:graphicData>
            </a:graphic>
          </wp:inline>
        </w:drawing>
      </w:r>
    </w:p>
    <w:p w14:paraId="2902252B" w14:textId="77777777" w:rsidR="0038024D" w:rsidRDefault="0039511A">
      <w:pPr>
        <w:spacing w:before="360"/>
      </w:pPr>
      <w:r>
        <w:t xml:space="preserve">If you hold down </w:t>
      </w:r>
      <w:r>
        <w:rPr>
          <w:b/>
          <w:color w:val="003399"/>
        </w:rPr>
        <w:t>Shift</w:t>
      </w:r>
      <w:r>
        <w:t xml:space="preserve"> while doing so, editing is temporarily paused and you can play with the current instrument. To both edit </w:t>
      </w:r>
      <w:r>
        <w:rPr>
          <w:i/>
        </w:rPr>
        <w:t>and</w:t>
      </w:r>
      <w:r>
        <w:t xml:space="preserve"> play it, toggle the </w:t>
      </w:r>
      <w:r>
        <w:rPr>
          <w:b/>
          <w:color w:val="003399"/>
        </w:rPr>
        <w:t>Caps Lock</w:t>
      </w:r>
      <w:r>
        <w:t xml:space="preserve"> key on.</w:t>
      </w:r>
    </w:p>
    <w:p w14:paraId="5258A562" w14:textId="3DE3B126" w:rsidR="0038024D" w:rsidRDefault="0039511A">
      <w:pPr>
        <w:pStyle w:val="ListParagraph"/>
        <w:numPr>
          <w:ilvl w:val="0"/>
          <w:numId w:val="1"/>
        </w:numPr>
        <w:spacing w:before="360"/>
      </w:pPr>
      <w:r>
        <w:rPr>
          <w:b/>
          <w:color w:val="003399"/>
        </w:rPr>
        <w:t>Ctrl+Left</w:t>
      </w:r>
      <w:r>
        <w:t xml:space="preserve"> and </w:t>
      </w:r>
      <w:r>
        <w:rPr>
          <w:b/>
          <w:color w:val="003399"/>
        </w:rPr>
        <w:t>Ctrl+Right</w:t>
      </w:r>
      <w:r>
        <w:t xml:space="preserve"> (</w:t>
      </w:r>
      <w:r>
        <w:rPr>
          <w:rFonts w:eastAsia="Calibri"/>
          <w:b/>
          <w:color w:val="003399"/>
        </w:rPr>
        <w:t>Cmd+Left</w:t>
      </w:r>
      <w:r>
        <w:t xml:space="preserve"> and </w:t>
      </w:r>
      <w:r>
        <w:rPr>
          <w:rFonts w:eastAsia="Calibri"/>
          <w:b/>
          <w:color w:val="003399"/>
        </w:rPr>
        <w:t>Cmd+Right</w:t>
      </w:r>
      <w:r>
        <w:t xml:space="preserve"> in macOS) </w:t>
      </w:r>
      <w:r w:rsidR="001C6F88">
        <w:t>move</w:t>
      </w:r>
      <w:r>
        <w:t xml:space="preserve"> between the three columns in the sequence.</w:t>
      </w:r>
    </w:p>
    <w:p w14:paraId="2DCD745F" w14:textId="77777777" w:rsidR="0038024D" w:rsidRDefault="0039511A">
      <w:pPr>
        <w:pStyle w:val="ListParagraph"/>
        <w:numPr>
          <w:ilvl w:val="0"/>
          <w:numId w:val="1"/>
        </w:numPr>
        <w:spacing w:before="360"/>
      </w:pPr>
      <w:r>
        <w:rPr>
          <w:b/>
          <w:color w:val="003399"/>
        </w:rPr>
        <w:t>Insert</w:t>
      </w:r>
      <w:r>
        <w:t xml:space="preserve"> and </w:t>
      </w:r>
      <w:r>
        <w:rPr>
          <w:b/>
          <w:color w:val="003399"/>
        </w:rPr>
        <w:t>Delete</w:t>
      </w:r>
      <w:r>
        <w:t xml:space="preserve"> (</w:t>
      </w:r>
      <w:r>
        <w:rPr>
          <w:rFonts w:eastAsia="Calibri"/>
          <w:b/>
          <w:color w:val="003399"/>
        </w:rPr>
        <w:t>Shift+Backspace</w:t>
      </w:r>
      <w:r>
        <w:t xml:space="preserve"> and </w:t>
      </w:r>
      <w:r>
        <w:rPr>
          <w:rFonts w:eastAsia="Calibri"/>
          <w:b/>
          <w:color w:val="003399"/>
        </w:rPr>
        <w:t xml:space="preserve">Backspace </w:t>
      </w:r>
      <w:r>
        <w:t xml:space="preserve">in macOS) to insert and delete without altering the size of the sequence. </w:t>
      </w:r>
      <w:r>
        <w:rPr>
          <w:rFonts w:eastAsia="Calibri"/>
          <w:b/>
          <w:color w:val="003399"/>
        </w:rPr>
        <w:t>Backspace</w:t>
      </w:r>
      <w:r>
        <w:t xml:space="preserve"> also works in Windows for deleting the previous row without altering the size of the sequence.</w:t>
      </w:r>
    </w:p>
    <w:p w14:paraId="3DF63D33" w14:textId="77777777" w:rsidR="0038024D" w:rsidRDefault="0039511A">
      <w:pPr>
        <w:pStyle w:val="ListParagraph"/>
        <w:numPr>
          <w:ilvl w:val="0"/>
          <w:numId w:val="1"/>
        </w:numPr>
        <w:spacing w:before="360"/>
      </w:pPr>
      <w:r>
        <w:rPr>
          <w:b/>
          <w:color w:val="003399"/>
        </w:rPr>
        <w:t>Ctrl+Insert</w:t>
      </w:r>
      <w:r>
        <w:t xml:space="preserve"> and </w:t>
      </w:r>
      <w:r>
        <w:rPr>
          <w:b/>
          <w:color w:val="003399"/>
        </w:rPr>
        <w:t>Ctrl+Delete</w:t>
      </w:r>
      <w:r>
        <w:t xml:space="preserve"> (</w:t>
      </w:r>
      <w:r>
        <w:rPr>
          <w:rFonts w:eastAsia="Calibri"/>
          <w:b/>
          <w:color w:val="003399"/>
        </w:rPr>
        <w:t>Ctrl+Shift+Backspace</w:t>
      </w:r>
      <w:r>
        <w:t xml:space="preserve"> and </w:t>
      </w:r>
      <w:r>
        <w:rPr>
          <w:rFonts w:eastAsia="Calibri"/>
          <w:b/>
          <w:color w:val="003399"/>
        </w:rPr>
        <w:t xml:space="preserve">Ctrl+Backspace </w:t>
      </w:r>
      <w:r>
        <w:t xml:space="preserve">in macOS) to insert and delete while also altering the size of the sequence. </w:t>
      </w:r>
      <w:r>
        <w:rPr>
          <w:rFonts w:eastAsia="Calibri"/>
          <w:b/>
          <w:color w:val="003399"/>
        </w:rPr>
        <w:t>Ctrl+Backspace</w:t>
      </w:r>
      <w:r>
        <w:t xml:space="preserve"> also works in Windows for deleting the previous row while also altering the size of the sequence.</w:t>
      </w:r>
    </w:p>
    <w:p w14:paraId="2A969B74" w14:textId="77777777" w:rsidR="0038024D" w:rsidRDefault="0039511A">
      <w:pPr>
        <w:pStyle w:val="ListParagraph"/>
        <w:numPr>
          <w:ilvl w:val="0"/>
          <w:numId w:val="1"/>
        </w:numPr>
        <w:spacing w:before="360"/>
      </w:pPr>
      <w:r>
        <w:rPr>
          <w:b/>
          <w:color w:val="003399"/>
        </w:rPr>
        <w:t>Space</w:t>
      </w:r>
      <w:r>
        <w:t xml:space="preserve"> to erase an instrument or command value, or for a </w:t>
      </w:r>
      <w:r>
        <w:rPr>
          <w:rFonts w:ascii="Courier New" w:hAnsi="Courier New" w:cs="Courier New"/>
        </w:rPr>
        <w:t>---</w:t>
      </w:r>
      <w:r>
        <w:t xml:space="preserve"> (gate off) event.</w:t>
      </w:r>
    </w:p>
    <w:p w14:paraId="6ED68761" w14:textId="77777777" w:rsidR="0038024D" w:rsidRDefault="0039511A">
      <w:pPr>
        <w:pStyle w:val="ListParagraph"/>
        <w:numPr>
          <w:ilvl w:val="0"/>
          <w:numId w:val="1"/>
        </w:numPr>
        <w:spacing w:before="360"/>
      </w:pPr>
      <w:r>
        <w:rPr>
          <w:b/>
          <w:color w:val="003399"/>
        </w:rPr>
        <w:t>Shift+Space</w:t>
      </w:r>
      <w:r>
        <w:t xml:space="preserve"> for a </w:t>
      </w:r>
      <w:r>
        <w:rPr>
          <w:rFonts w:ascii="Courier New" w:hAnsi="Courier New" w:cs="Courier New"/>
        </w:rPr>
        <w:t>+++</w:t>
      </w:r>
      <w:r>
        <w:t xml:space="preserve"> (gate on) event.</w:t>
      </w:r>
    </w:p>
    <w:p w14:paraId="37149710" w14:textId="77777777" w:rsidR="0038024D" w:rsidRDefault="0039511A">
      <w:pPr>
        <w:pStyle w:val="ListParagraph"/>
        <w:numPr>
          <w:ilvl w:val="0"/>
          <w:numId w:val="1"/>
        </w:numPr>
        <w:spacing w:before="360"/>
      </w:pPr>
      <w:r>
        <w:rPr>
          <w:b/>
          <w:color w:val="003399"/>
        </w:rPr>
        <w:t>Shift+Enter</w:t>
      </w:r>
      <w:r>
        <w:t xml:space="preserve"> toggles a </w:t>
      </w:r>
      <w:r>
        <w:rPr>
          <w:rFonts w:ascii="Courier New" w:hAnsi="Courier New" w:cs="Courier New"/>
        </w:rPr>
        <w:t>**</w:t>
      </w:r>
      <w:r>
        <w:t xml:space="preserve"> (tie note) on and off.</w:t>
      </w:r>
    </w:p>
    <w:p w14:paraId="2BF42059" w14:textId="77777777" w:rsidR="0038024D" w:rsidRDefault="0039511A">
      <w:pPr>
        <w:pStyle w:val="ListParagraph"/>
        <w:numPr>
          <w:ilvl w:val="0"/>
          <w:numId w:val="1"/>
        </w:numPr>
        <w:spacing w:before="360"/>
      </w:pPr>
      <w:r>
        <w:rPr>
          <w:b/>
          <w:color w:val="003399"/>
        </w:rPr>
        <w:t>Ctrl+Space</w:t>
      </w:r>
      <w:r>
        <w:t xml:space="preserve"> erases an entire row (i.e. the instrument, command and note).</w:t>
      </w:r>
    </w:p>
    <w:p w14:paraId="4F89C083" w14:textId="77777777" w:rsidR="0038024D" w:rsidRDefault="0039511A">
      <w:pPr>
        <w:pStyle w:val="ListParagraph"/>
        <w:numPr>
          <w:ilvl w:val="0"/>
          <w:numId w:val="1"/>
        </w:numPr>
        <w:spacing w:before="360"/>
      </w:pPr>
      <w:r>
        <w:rPr>
          <w:b/>
          <w:color w:val="003399"/>
        </w:rPr>
        <w:t>Ctrl+I</w:t>
      </w:r>
      <w:r>
        <w:t xml:space="preserve"> adds the value for the current instrument (hit it again to remove it).</w:t>
      </w:r>
    </w:p>
    <w:p w14:paraId="72AB34AF" w14:textId="77777777" w:rsidR="0038024D" w:rsidRDefault="0039511A">
      <w:pPr>
        <w:pStyle w:val="ListParagraph"/>
        <w:numPr>
          <w:ilvl w:val="0"/>
          <w:numId w:val="1"/>
        </w:numPr>
        <w:spacing w:before="360"/>
      </w:pPr>
      <w:r>
        <w:rPr>
          <w:b/>
          <w:color w:val="003399"/>
        </w:rPr>
        <w:t>Ctrl+O</w:t>
      </w:r>
      <w:r>
        <w:t xml:space="preserve"> adds the value for the current command (hit it again to remove it).</w:t>
      </w:r>
    </w:p>
    <w:p w14:paraId="2D110846" w14:textId="77777777" w:rsidR="0038024D" w:rsidRDefault="0039511A">
      <w:pPr>
        <w:pStyle w:val="ListParagraph"/>
        <w:numPr>
          <w:ilvl w:val="0"/>
          <w:numId w:val="1"/>
        </w:numPr>
        <w:spacing w:before="360"/>
      </w:pPr>
      <w:r>
        <w:rPr>
          <w:b/>
          <w:color w:val="003399"/>
        </w:rPr>
        <w:t>F3</w:t>
      </w:r>
      <w:r>
        <w:t xml:space="preserve"> and </w:t>
      </w:r>
      <w:r>
        <w:rPr>
          <w:b/>
          <w:color w:val="003399"/>
        </w:rPr>
        <w:t>F4</w:t>
      </w:r>
      <w:r>
        <w:t xml:space="preserve"> to decrease and increase the octave for notes being typed in.</w:t>
      </w:r>
    </w:p>
    <w:p w14:paraId="01773216" w14:textId="77777777" w:rsidR="0038024D" w:rsidRDefault="0039511A">
      <w:pPr>
        <w:pStyle w:val="ListParagraph"/>
        <w:numPr>
          <w:ilvl w:val="0"/>
          <w:numId w:val="1"/>
        </w:numPr>
        <w:spacing w:before="360"/>
      </w:pPr>
      <w:r>
        <w:rPr>
          <w:b/>
          <w:color w:val="003399"/>
        </w:rPr>
        <w:t>F5</w:t>
      </w:r>
      <w:r>
        <w:t xml:space="preserve"> resizes a sequence to a specific number of rows (preserves data unless truncated).</w:t>
      </w:r>
    </w:p>
    <w:p w14:paraId="54C92280" w14:textId="77777777" w:rsidR="0038024D" w:rsidRDefault="0039511A">
      <w:pPr>
        <w:pStyle w:val="ListParagraph"/>
        <w:numPr>
          <w:ilvl w:val="0"/>
          <w:numId w:val="1"/>
        </w:numPr>
        <w:spacing w:before="360"/>
      </w:pPr>
      <w:r>
        <w:rPr>
          <w:b/>
          <w:color w:val="003399"/>
        </w:rPr>
        <w:t>Shift+F5</w:t>
      </w:r>
      <w:r>
        <w:t xml:space="preserve"> inserts a specific number of rows at the exact cursor position.</w:t>
      </w:r>
    </w:p>
    <w:p w14:paraId="433D5E4B" w14:textId="77777777" w:rsidR="0038024D" w:rsidRDefault="0039511A">
      <w:pPr>
        <w:pStyle w:val="ListParagraph"/>
        <w:numPr>
          <w:ilvl w:val="0"/>
          <w:numId w:val="1"/>
        </w:numPr>
        <w:spacing w:before="360"/>
      </w:pPr>
      <w:r>
        <w:rPr>
          <w:b/>
          <w:color w:val="003399"/>
        </w:rPr>
        <w:t>Ctrl+B</w:t>
      </w:r>
      <w:r>
        <w:t xml:space="preserve"> splits a sequence. The existing upper part is resized while the lower part is new.</w:t>
      </w:r>
    </w:p>
    <w:p w14:paraId="245747BA" w14:textId="77777777" w:rsidR="0038024D" w:rsidRDefault="0039511A">
      <w:pPr>
        <w:pStyle w:val="Heading2"/>
      </w:pPr>
      <w:bookmarkStart w:id="33" w:name="_Toc224371858"/>
      <w:r>
        <w:t>Tables</w:t>
      </w:r>
      <w:bookmarkEnd w:id="33"/>
    </w:p>
    <w:p w14:paraId="4367744D" w14:textId="77777777" w:rsidR="0038024D" w:rsidRDefault="0039511A">
      <w:pPr>
        <w:pStyle w:val="ListParagraph"/>
        <w:numPr>
          <w:ilvl w:val="0"/>
          <w:numId w:val="1"/>
        </w:numPr>
      </w:pPr>
      <w:r>
        <w:rPr>
          <w:b/>
          <w:color w:val="003399"/>
        </w:rPr>
        <w:t>Alt+[Letter]</w:t>
      </w:r>
      <w:r>
        <w:t xml:space="preserve"> to jump to or from that table. Use the highlighted letter in the table name.</w:t>
      </w:r>
    </w:p>
    <w:p w14:paraId="72E57D9E" w14:textId="77777777" w:rsidR="0038024D" w:rsidRDefault="0039511A">
      <w:pPr>
        <w:pStyle w:val="ListParagraph"/>
        <w:numPr>
          <w:ilvl w:val="0"/>
          <w:numId w:val="1"/>
        </w:numPr>
      </w:pPr>
      <w:r>
        <w:rPr>
          <w:b/>
          <w:color w:val="003399"/>
        </w:rPr>
        <w:t>Tab</w:t>
      </w:r>
      <w:r>
        <w:t xml:space="preserve"> or </w:t>
      </w:r>
      <w:r>
        <w:rPr>
          <w:b/>
          <w:color w:val="003399"/>
        </w:rPr>
        <w:t>Shift+Tab</w:t>
      </w:r>
      <w:r>
        <w:t xml:space="preserve"> for next or previous table.</w:t>
      </w:r>
    </w:p>
    <w:p w14:paraId="691119D2" w14:textId="77777777" w:rsidR="0038024D" w:rsidRDefault="0039511A">
      <w:pPr>
        <w:pStyle w:val="ListParagraph"/>
        <w:numPr>
          <w:ilvl w:val="0"/>
          <w:numId w:val="1"/>
        </w:numPr>
      </w:pPr>
      <w:r>
        <w:rPr>
          <w:b/>
          <w:color w:val="003399"/>
        </w:rPr>
        <w:t>Home</w:t>
      </w:r>
      <w:r>
        <w:t xml:space="preserve"> (</w:t>
      </w:r>
      <w:r>
        <w:rPr>
          <w:b/>
          <w:color w:val="003399"/>
        </w:rPr>
        <w:t>Fn+Left</w:t>
      </w:r>
      <w:r>
        <w:t xml:space="preserve"> in macOS) for the absolute top of the table.</w:t>
      </w:r>
    </w:p>
    <w:p w14:paraId="50187E35" w14:textId="77777777" w:rsidR="0038024D" w:rsidRDefault="0039511A">
      <w:pPr>
        <w:pStyle w:val="ListParagraph"/>
        <w:numPr>
          <w:ilvl w:val="0"/>
          <w:numId w:val="1"/>
        </w:numPr>
      </w:pPr>
      <w:r>
        <w:rPr>
          <w:b/>
          <w:color w:val="003399"/>
        </w:rPr>
        <w:t>End</w:t>
      </w:r>
      <w:r>
        <w:t xml:space="preserve"> (</w:t>
      </w:r>
      <w:r>
        <w:rPr>
          <w:b/>
          <w:color w:val="003399"/>
        </w:rPr>
        <w:t>Fn+Right</w:t>
      </w:r>
      <w:r>
        <w:t xml:space="preserve"> in macOS) for the end of </w:t>
      </w:r>
      <w:r>
        <w:rPr>
          <w:i/>
        </w:rPr>
        <w:t>actual data</w:t>
      </w:r>
      <w:r>
        <w:t xml:space="preserve"> in the table. Hit it again for jumping to the absolute bottom of the table.</w:t>
      </w:r>
    </w:p>
    <w:p w14:paraId="56AE86D4" w14:textId="77777777" w:rsidR="0038024D" w:rsidRDefault="0039511A">
      <w:pPr>
        <w:pStyle w:val="ListParagraph"/>
        <w:numPr>
          <w:ilvl w:val="0"/>
          <w:numId w:val="1"/>
        </w:numPr>
      </w:pPr>
      <w:r>
        <w:rPr>
          <w:b/>
          <w:color w:val="003399"/>
        </w:rPr>
        <w:t>Enter</w:t>
      </w:r>
      <w:r>
        <w:t xml:space="preserve"> in commands or instruments to edit a description. Hit </w:t>
      </w:r>
      <w:r>
        <w:rPr>
          <w:b/>
          <w:color w:val="003399"/>
        </w:rPr>
        <w:t>Enter</w:t>
      </w:r>
      <w:r>
        <w:t xml:space="preserve"> to accept or </w:t>
      </w:r>
      <w:r>
        <w:rPr>
          <w:b/>
          <w:color w:val="003399"/>
        </w:rPr>
        <w:t>Esc</w:t>
      </w:r>
      <w:r>
        <w:t xml:space="preserve"> to undo.</w:t>
      </w:r>
    </w:p>
    <w:p w14:paraId="0077491D" w14:textId="77777777" w:rsidR="0038024D" w:rsidRDefault="0039511A">
      <w:pPr>
        <w:pStyle w:val="ListParagraph"/>
        <w:numPr>
          <w:ilvl w:val="0"/>
          <w:numId w:val="1"/>
        </w:numPr>
      </w:pPr>
      <w:r>
        <w:rPr>
          <w:b/>
          <w:color w:val="003399"/>
        </w:rPr>
        <w:lastRenderedPageBreak/>
        <w:t>Shift+Enter</w:t>
      </w:r>
      <w:r>
        <w:t xml:space="preserve"> on a value to edit bits. Use up/down, </w:t>
      </w:r>
      <w:r>
        <w:rPr>
          <w:b/>
          <w:color w:val="003399"/>
        </w:rPr>
        <w:t>Space</w:t>
      </w:r>
      <w:r>
        <w:t xml:space="preserve"> to toggle bits, then </w:t>
      </w:r>
      <w:r>
        <w:rPr>
          <w:b/>
          <w:color w:val="003399"/>
        </w:rPr>
        <w:t>Enter</w:t>
      </w:r>
      <w:r>
        <w:t xml:space="preserve"> or </w:t>
      </w:r>
      <w:r>
        <w:rPr>
          <w:b/>
          <w:color w:val="003399"/>
        </w:rPr>
        <w:t>Esc</w:t>
      </w:r>
      <w:r>
        <w:t>.</w:t>
      </w:r>
    </w:p>
    <w:p w14:paraId="7B3C85B2" w14:textId="77777777" w:rsidR="0038024D" w:rsidRDefault="0039511A">
      <w:pPr>
        <w:pStyle w:val="ListParagraph"/>
        <w:numPr>
          <w:ilvl w:val="0"/>
          <w:numId w:val="1"/>
        </w:numPr>
      </w:pPr>
      <w:r>
        <w:rPr>
          <w:b/>
          <w:color w:val="003399"/>
        </w:rPr>
        <w:t>Ctrl+Enter</w:t>
      </w:r>
      <w:r>
        <w:t xml:space="preserve"> on a table index </w:t>
      </w:r>
      <w:proofErr w:type="gramStart"/>
      <w:r>
        <w:t>pointer value</w:t>
      </w:r>
      <w:proofErr w:type="gramEnd"/>
      <w:r>
        <w:t xml:space="preserve"> jumps to that spot in the relevant table.</w:t>
      </w:r>
    </w:p>
    <w:p w14:paraId="5BE1E54A" w14:textId="77777777" w:rsidR="0038024D" w:rsidRDefault="0039511A">
      <w:pPr>
        <w:pStyle w:val="ListParagraph"/>
        <w:numPr>
          <w:ilvl w:val="0"/>
          <w:numId w:val="1"/>
        </w:numPr>
      </w:pPr>
      <w:r>
        <w:rPr>
          <w:b/>
          <w:color w:val="003399"/>
        </w:rPr>
        <w:t>Insert</w:t>
      </w:r>
      <w:r>
        <w:t xml:space="preserve"> and </w:t>
      </w:r>
      <w:r>
        <w:rPr>
          <w:b/>
          <w:color w:val="003399"/>
        </w:rPr>
        <w:t>Delete</w:t>
      </w:r>
      <w:r>
        <w:t xml:space="preserve"> (</w:t>
      </w:r>
      <w:r>
        <w:rPr>
          <w:rFonts w:eastAsia="Calibri"/>
          <w:b/>
          <w:color w:val="003399"/>
        </w:rPr>
        <w:t>Shift+Backspace</w:t>
      </w:r>
      <w:r>
        <w:t xml:space="preserve"> and </w:t>
      </w:r>
      <w:r>
        <w:rPr>
          <w:rFonts w:eastAsia="Calibri"/>
          <w:b/>
          <w:color w:val="003399"/>
        </w:rPr>
        <w:t xml:space="preserve">Backspace </w:t>
      </w:r>
      <w:r>
        <w:t>in macOS) to insert and delete rows (except in commands and instruments because of being referred to from sequences).</w:t>
      </w:r>
    </w:p>
    <w:p w14:paraId="0426355B" w14:textId="77777777" w:rsidR="0038024D" w:rsidRDefault="0039511A">
      <w:pPr>
        <w:pStyle w:val="ListParagraph"/>
        <w:numPr>
          <w:ilvl w:val="0"/>
          <w:numId w:val="1"/>
        </w:numPr>
      </w:pPr>
      <w:r>
        <w:rPr>
          <w:b/>
          <w:color w:val="003399"/>
        </w:rPr>
        <w:t>Space</w:t>
      </w:r>
      <w:r>
        <w:t xml:space="preserve"> plays the last instrument you played while holding down </w:t>
      </w:r>
      <w:r>
        <w:rPr>
          <w:b/>
          <w:color w:val="003399"/>
        </w:rPr>
        <w:t>Shift</w:t>
      </w:r>
      <w:r>
        <w:t xml:space="preserve"> and hitting letter keys.</w:t>
      </w:r>
    </w:p>
    <w:p w14:paraId="48D9A5FF" w14:textId="77777777" w:rsidR="0038024D" w:rsidRDefault="0039511A">
      <w:pPr>
        <w:pStyle w:val="ListParagraph"/>
        <w:numPr>
          <w:ilvl w:val="0"/>
          <w:numId w:val="1"/>
        </w:numPr>
      </w:pPr>
      <w:r>
        <w:rPr>
          <w:b/>
          <w:color w:val="003399"/>
        </w:rPr>
        <w:t>Ctrl+Space</w:t>
      </w:r>
      <w:r>
        <w:t xml:space="preserve"> works as </w:t>
      </w:r>
      <w:r>
        <w:rPr>
          <w:b/>
          <w:color w:val="003399"/>
        </w:rPr>
        <w:t>Space</w:t>
      </w:r>
      <w:r>
        <w:t xml:space="preserve"> but also applies the effect of the current command.</w:t>
      </w:r>
    </w:p>
    <w:p w14:paraId="60C1FB7B" w14:textId="77777777" w:rsidR="0038024D" w:rsidRDefault="0039511A">
      <w:pPr>
        <w:pStyle w:val="ListParagraph"/>
        <w:numPr>
          <w:ilvl w:val="0"/>
          <w:numId w:val="1"/>
        </w:numPr>
      </w:pPr>
      <w:r>
        <w:rPr>
          <w:b/>
          <w:color w:val="003399"/>
        </w:rPr>
        <w:t>Numpad +</w:t>
      </w:r>
      <w:r>
        <w:t xml:space="preserve"> and</w:t>
      </w:r>
      <w:r>
        <w:rPr>
          <w:b/>
          <w:color w:val="003399"/>
        </w:rPr>
        <w:t xml:space="preserve"> Numpad </w:t>
      </w:r>
      <w:r>
        <w:t>(</w:t>
      </w:r>
      <w:r>
        <w:rPr>
          <w:rFonts w:eastAsia="Calibri"/>
          <w:b/>
          <w:color w:val="003399"/>
        </w:rPr>
        <w:t>Cmd+Up</w:t>
      </w:r>
      <w:r>
        <w:t xml:space="preserve"> and </w:t>
      </w:r>
      <w:r>
        <w:rPr>
          <w:rFonts w:eastAsia="Calibri"/>
          <w:b/>
          <w:color w:val="003399"/>
        </w:rPr>
        <w:t>Cmd+Down</w:t>
      </w:r>
      <w:r>
        <w:t xml:space="preserve"> in macOS)</w:t>
      </w:r>
      <w:r>
        <w:rPr>
          <w:b/>
          <w:color w:val="003399"/>
        </w:rPr>
        <w:t xml:space="preserve"> –</w:t>
      </w:r>
      <w:r>
        <w:t xml:space="preserve"> changes the instrument.</w:t>
      </w:r>
    </w:p>
    <w:p w14:paraId="0CD98157" w14:textId="77777777" w:rsidR="0038024D" w:rsidRDefault="0039511A">
      <w:pPr>
        <w:pStyle w:val="ListParagraph"/>
        <w:numPr>
          <w:ilvl w:val="0"/>
          <w:numId w:val="1"/>
        </w:numPr>
      </w:pPr>
      <w:r>
        <w:rPr>
          <w:b/>
          <w:color w:val="003399"/>
        </w:rPr>
        <w:t>Ctrl+Numpad +</w:t>
      </w:r>
      <w:r>
        <w:t xml:space="preserve"> and </w:t>
      </w:r>
      <w:r>
        <w:rPr>
          <w:b/>
          <w:color w:val="003399"/>
        </w:rPr>
        <w:t xml:space="preserve">Ctrl+Numpad </w:t>
      </w:r>
      <w:r>
        <w:t>(</w:t>
      </w:r>
      <w:r>
        <w:rPr>
          <w:rFonts w:eastAsia="Calibri"/>
          <w:b/>
          <w:color w:val="003399"/>
        </w:rPr>
        <w:t xml:space="preserve">Shift+Cmd+Up </w:t>
      </w:r>
      <w:r>
        <w:t xml:space="preserve">and </w:t>
      </w:r>
      <w:r>
        <w:rPr>
          <w:rFonts w:eastAsia="Calibri"/>
          <w:b/>
          <w:color w:val="003399"/>
        </w:rPr>
        <w:t>Shift+Cmd+Down</w:t>
      </w:r>
      <w:r>
        <w:t xml:space="preserve"> in macOS) </w:t>
      </w:r>
      <w:r>
        <w:rPr>
          <w:b/>
          <w:color w:val="003399"/>
        </w:rPr>
        <w:t>–</w:t>
      </w:r>
      <w:r>
        <w:t xml:space="preserve"> changes the command.</w:t>
      </w:r>
    </w:p>
    <w:p w14:paraId="0F43B06A" w14:textId="190F5493" w:rsidR="0038024D" w:rsidRDefault="0039511A">
      <w:pPr>
        <w:pStyle w:val="ListParagraph"/>
        <w:numPr>
          <w:ilvl w:val="0"/>
          <w:numId w:val="1"/>
        </w:numPr>
      </w:pPr>
      <w:r>
        <w:rPr>
          <w:b/>
          <w:color w:val="003399"/>
        </w:rPr>
        <w:t xml:space="preserve">Ctrl+U </w:t>
      </w:r>
      <w:r>
        <w:t xml:space="preserve">to toggle between </w:t>
      </w:r>
      <w:r w:rsidR="001C6F88">
        <w:t>lower- and upper-case</w:t>
      </w:r>
      <w:r>
        <w:t xml:space="preserve"> hex values in all tables.</w:t>
      </w:r>
    </w:p>
    <w:p w14:paraId="32D382C3" w14:textId="77777777" w:rsidR="0038024D" w:rsidRDefault="0039511A">
      <w:pPr>
        <w:pStyle w:val="Heading2"/>
      </w:pPr>
      <w:bookmarkStart w:id="34" w:name="_Toc224371859"/>
      <w:r>
        <w:t>Options</w:t>
      </w:r>
      <w:bookmarkEnd w:id="34"/>
    </w:p>
    <w:p w14:paraId="774C4BC7" w14:textId="4B0FF168" w:rsidR="0038024D" w:rsidRDefault="0039511A">
      <w:r>
        <w:t xml:space="preserve">You can </w:t>
      </w:r>
      <w:r w:rsidR="001C6F88">
        <w:t>left click</w:t>
      </w:r>
      <w:r>
        <w:t xml:space="preserve"> most options in the status bar, except PAL/NTSC. Use left- and right-click on the octave field to increase and decrease it (or use </w:t>
      </w:r>
      <w:r>
        <w:rPr>
          <w:b/>
          <w:color w:val="003399"/>
        </w:rPr>
        <w:t>F3</w:t>
      </w:r>
      <w:r>
        <w:t xml:space="preserve"> and </w:t>
      </w:r>
      <w:r>
        <w:rPr>
          <w:b/>
          <w:color w:val="003399"/>
        </w:rPr>
        <w:t>F4</w:t>
      </w:r>
      <w:r>
        <w:t xml:space="preserve"> directly).</w:t>
      </w:r>
    </w:p>
    <w:p w14:paraId="4504026F" w14:textId="77777777" w:rsidR="0038024D" w:rsidRDefault="0039511A">
      <w:pPr>
        <w:pStyle w:val="ListParagraph"/>
        <w:numPr>
          <w:ilvl w:val="0"/>
          <w:numId w:val="1"/>
        </w:numPr>
      </w:pPr>
      <w:r>
        <w:rPr>
          <w:b/>
          <w:color w:val="003399"/>
        </w:rPr>
        <w:t>F9</w:t>
      </w:r>
      <w:r>
        <w:t xml:space="preserve"> toggles between the 6581 or 8580 SID chip models.</w:t>
      </w:r>
    </w:p>
    <w:p w14:paraId="45DE40F4" w14:textId="77777777" w:rsidR="0038024D" w:rsidRDefault="0039511A">
      <w:pPr>
        <w:pStyle w:val="ListParagraph"/>
        <w:numPr>
          <w:ilvl w:val="0"/>
          <w:numId w:val="1"/>
        </w:numPr>
      </w:pPr>
      <w:r>
        <w:rPr>
          <w:b/>
          <w:color w:val="003399"/>
        </w:rPr>
        <w:t>Shift+F9</w:t>
      </w:r>
      <w:r>
        <w:t xml:space="preserve"> toggles between PAL and NTSC.</w:t>
      </w:r>
    </w:p>
    <w:p w14:paraId="7A6EA84E" w14:textId="77777777" w:rsidR="0038024D" w:rsidRDefault="0039511A">
      <w:pPr>
        <w:pStyle w:val="ListParagraph"/>
        <w:numPr>
          <w:ilvl w:val="0"/>
          <w:numId w:val="1"/>
        </w:numPr>
      </w:pPr>
      <w:r>
        <w:rPr>
          <w:b/>
          <w:color w:val="003399"/>
        </w:rPr>
        <w:t>Shift+F7</w:t>
      </w:r>
      <w:r>
        <w:t xml:space="preserve"> reloads the settings</w:t>
      </w:r>
    </w:p>
    <w:p w14:paraId="023BA61C" w14:textId="77777777" w:rsidR="0038024D" w:rsidRDefault="0039511A">
      <w:pPr>
        <w:pStyle w:val="ListParagraph"/>
        <w:numPr>
          <w:ilvl w:val="0"/>
          <w:numId w:val="1"/>
        </w:numPr>
      </w:pPr>
      <w:r>
        <w:rPr>
          <w:b/>
          <w:color w:val="003399"/>
        </w:rPr>
        <w:t>Ctrl+F7</w:t>
      </w:r>
      <w:r>
        <w:t xml:space="preserve"> selects the next color scheme</w:t>
      </w:r>
    </w:p>
    <w:p w14:paraId="60361B73" w14:textId="7AC19B8C" w:rsidR="00FC7096" w:rsidRDefault="00FC7096">
      <w:pPr>
        <w:pStyle w:val="ListParagraph"/>
        <w:numPr>
          <w:ilvl w:val="0"/>
          <w:numId w:val="1"/>
        </w:numPr>
      </w:pPr>
      <w:r>
        <w:rPr>
          <w:b/>
          <w:color w:val="003399"/>
        </w:rPr>
        <w:t>Alt+O</w:t>
      </w:r>
      <w:r>
        <w:t xml:space="preserve"> </w:t>
      </w:r>
      <w:r>
        <w:t xml:space="preserve">toggles </w:t>
      </w:r>
      <w:del w:id="9078" w:author="LouD" w:date="2026-10-04T12:00:00Z">
        <w:r>
          <w:delText xml:space="preserve">between ASID or reSID emulator (only works if you are utilizing ASID)</w:delText>
        </w:r>
      </w:del>
      <w:ins w:id="9079" w:author="LouD" w:date="2026-10-04T12:00:00Z">
        <w:r>
          <w:t xml:space="preserve">the output between reSID, ASID and USBSID-Pico (only the ones that are available)</w:t>
        </w:r>
      </w:ins>
      <w:r>
        <w:t>.</w:t>
      </w:r>
    </w:p>
    <w:p>
      <w:pPr>
        <w:pStyle w:val="ListParagraph"/>
        <w:numPr>
          <w:ilvl w:val="0"/>
          <w:numId w:val="1"/>
        </w:numPr>
        <w:rPr>
          <w:ins w:id="9069" w:author="LouD" w:date="2026-10-04T12:00:00Z"/>
        </w:rPr>
      </w:pPr>
      <w:ins w:id="9070" w:author="LouD" w:date="2026-10-04T12:00:00Z">
        <w:r>
          <w:rPr>
            <w:b/>
            <w:color w:val="003399"/>
          </w:rPr>
          <w:t xml:space="preserve">Ctrl+F9</w:t>
        </w:r>
        <w:r>
          <w:t xml:space="preserve"> cycles the stereo panning layout (single SID: the position).</w:t>
        </w:r>
      </w:ins>
    </w:p>
    <w:p>
      <w:pPr>
        <w:pStyle w:val="ListParagraph"/>
        <w:numPr>
          <w:ilvl w:val="0"/>
          <w:numId w:val="1"/>
        </w:numPr>
        <w:rPr>
          <w:ins w:id="9071" w:author="LouD" w:date="2026-10-04T12:00:00Z"/>
        </w:rPr>
      </w:pPr>
      <w:ins w:id="9072" w:author="LouD" w:date="2026-10-04T12:00:00Z">
        <w:r>
          <w:rPr>
            <w:b/>
            <w:color w:val="003399"/>
          </w:rPr>
          <w:t xml:space="preserve">Ctrl+Shift+F9</w:t>
        </w:r>
        <w:r>
          <w:t xml:space="preserve"> cycles the stereo panning mode of a multi SID tune.</w:t>
        </w:r>
      </w:ins>
    </w:p>
    <w:p>
      <w:pPr>
        <w:pStyle w:val="ListParagraph"/>
        <w:numPr>
          <w:ilvl w:val="0"/>
          <w:numId w:val="1"/>
        </w:numPr>
        <w:rPr>
          <w:ins w:id="9073" w:author="LouD" w:date="2026-10-04T12:00:00Z"/>
        </w:rPr>
      </w:pPr>
      <w:ins w:id="9074" w:author="LouD" w:date="2026-10-04T12:00:00Z">
        <w:r>
          <w:rPr>
            <w:b/>
            <w:color w:val="003399"/>
          </w:rPr>
          <w:t xml:space="preserve">Ctrl+F12</w:t>
        </w:r>
        <w:r>
          <w:t xml:space="preserve"> steps the window width through the widths for 1, 2, 3 and 4 SIDs.</w:t>
        </w:r>
      </w:ins>
    </w:p>
    <w:p w14:paraId="456037B2" w14:textId="77777777" w:rsidR="0038024D" w:rsidRDefault="0039511A">
      <w:pPr>
        <w:pStyle w:val="ListParagraph"/>
        <w:numPr>
          <w:ilvl w:val="0"/>
          <w:numId w:val="1"/>
        </w:numPr>
      </w:pPr>
      <w:r>
        <w:rPr>
          <w:b/>
          <w:color w:val="003399"/>
        </w:rPr>
        <w:t>F6</w:t>
      </w:r>
      <w:r>
        <w:t xml:space="preserve"> opens the utilities menu.</w:t>
      </w:r>
    </w:p>
    <w:p w14:paraId="17457200" w14:textId="77777777" w:rsidR="008C2250" w:rsidRDefault="008C2250">
      <w:pPr>
        <w:pStyle w:val="ListParagraph"/>
        <w:numPr>
          <w:ilvl w:val="0"/>
          <w:numId w:val="1"/>
        </w:numPr>
      </w:pPr>
      <w:r>
        <w:rPr>
          <w:b/>
          <w:color w:val="003399"/>
        </w:rPr>
        <w:t>F7</w:t>
      </w:r>
      <w:r>
        <w:t xml:space="preserve"> opens the songs menu.</w:t>
      </w:r>
    </w:p>
    <w:p w14:paraId="5E33154F" w14:textId="77777777" w:rsidR="0038024D" w:rsidRDefault="0039511A">
      <w:pPr>
        <w:pStyle w:val="Heading2"/>
      </w:pPr>
      <w:bookmarkStart w:id="35" w:name="_Toc224371860"/>
      <w:r>
        <w:t>Song list</w:t>
      </w:r>
      <w:bookmarkEnd w:id="35"/>
    </w:p>
    <w:p w14:paraId="68C55116" w14:textId="77777777" w:rsidR="0038024D" w:rsidRDefault="0039511A">
      <w:r>
        <w:t xml:space="preserve">This is the gray box located </w:t>
      </w:r>
      <w:proofErr w:type="gramStart"/>
      <w:r>
        <w:t>in</w:t>
      </w:r>
      <w:proofErr w:type="gramEnd"/>
      <w:r>
        <w:t xml:space="preserve"> the left side of the SID Factory II.</w:t>
      </w:r>
    </w:p>
    <w:p w14:paraId="74C4AD94" w14:textId="4591E2EE" w:rsidR="0038024D" w:rsidRDefault="0039511A">
      <w:pPr>
        <w:pStyle w:val="ListParagraph"/>
        <w:numPr>
          <w:ilvl w:val="0"/>
          <w:numId w:val="1"/>
        </w:numPr>
      </w:pPr>
      <w:r>
        <w:rPr>
          <w:b/>
          <w:color w:val="003399"/>
        </w:rPr>
        <w:t>Enter</w:t>
      </w:r>
      <w:r>
        <w:t xml:space="preserve"> (or </w:t>
      </w:r>
      <w:r w:rsidR="001C6F88">
        <w:t>left click</w:t>
      </w:r>
      <w:r>
        <w:t xml:space="preserve">) a </w:t>
      </w:r>
      <w:proofErr w:type="gramStart"/>
      <w:r w:rsidR="001C6F88">
        <w:t>row jumps</w:t>
      </w:r>
      <w:proofErr w:type="gramEnd"/>
      <w:r>
        <w:t xml:space="preserve"> to that spot in the song. If </w:t>
      </w:r>
      <w:proofErr w:type="gramStart"/>
      <w:r>
        <w:t>you</w:t>
      </w:r>
      <w:proofErr w:type="gramEnd"/>
      <w:r>
        <w:t xml:space="preserve"> cursor to an empty description spot, it will start editing the text for it (you can also use </w:t>
      </w:r>
      <w:r w:rsidR="001C6F88">
        <w:t>left click</w:t>
      </w:r>
      <w:r>
        <w:t xml:space="preserve"> for this).</w:t>
      </w:r>
    </w:p>
    <w:p w14:paraId="3843F8E2" w14:textId="2E531D25" w:rsidR="0038024D" w:rsidRDefault="0039511A">
      <w:pPr>
        <w:pStyle w:val="ListParagraph"/>
        <w:numPr>
          <w:ilvl w:val="0"/>
          <w:numId w:val="1"/>
        </w:numPr>
      </w:pPr>
      <w:r>
        <w:rPr>
          <w:b/>
          <w:color w:val="003399"/>
        </w:rPr>
        <w:t>Ctrl+Enter</w:t>
      </w:r>
      <w:r>
        <w:t xml:space="preserve"> (or double-click) a </w:t>
      </w:r>
      <w:proofErr w:type="gramStart"/>
      <w:r w:rsidR="001C6F88">
        <w:t>row jumps</w:t>
      </w:r>
      <w:proofErr w:type="gramEnd"/>
      <w:r>
        <w:t xml:space="preserve"> to that spot in the song and plays from it.</w:t>
      </w:r>
    </w:p>
    <w:p w14:paraId="22AFC228" w14:textId="77777777" w:rsidR="0038024D" w:rsidRDefault="0039511A">
      <w:pPr>
        <w:pStyle w:val="ListParagraph"/>
        <w:numPr>
          <w:ilvl w:val="0"/>
          <w:numId w:val="1"/>
        </w:numPr>
      </w:pPr>
      <w:r>
        <w:rPr>
          <w:b/>
          <w:color w:val="003399"/>
        </w:rPr>
        <w:t>Home</w:t>
      </w:r>
      <w:r>
        <w:t xml:space="preserve"> (</w:t>
      </w:r>
      <w:r>
        <w:rPr>
          <w:b/>
          <w:color w:val="003399"/>
        </w:rPr>
        <w:t>Fn+Left</w:t>
      </w:r>
      <w:r>
        <w:t xml:space="preserve"> in macOS) for jumping to the top without scrolling the list. Hit it again for jumping to the absolute top.</w:t>
      </w:r>
    </w:p>
    <w:p w14:paraId="4BB83A05" w14:textId="77777777" w:rsidR="0038024D" w:rsidRDefault="0039511A">
      <w:pPr>
        <w:pStyle w:val="ListParagraph"/>
        <w:numPr>
          <w:ilvl w:val="0"/>
          <w:numId w:val="1"/>
        </w:numPr>
      </w:pPr>
      <w:r>
        <w:rPr>
          <w:b/>
          <w:color w:val="003399"/>
        </w:rPr>
        <w:t>End</w:t>
      </w:r>
      <w:r>
        <w:t xml:space="preserve"> (</w:t>
      </w:r>
      <w:r>
        <w:rPr>
          <w:b/>
          <w:color w:val="003399"/>
        </w:rPr>
        <w:t>Fn+Right</w:t>
      </w:r>
      <w:r>
        <w:t xml:space="preserve"> in macOS) for jumping to the bottom without scrolling the list. Hit it again for jumping to the absolute bottom.</w:t>
      </w:r>
    </w:p>
    <w:p w14:paraId="7596A236" w14:textId="77777777" w:rsidR="00434E54" w:rsidRDefault="00434E54" w:rsidP="00434E54">
      <w:pPr>
        <w:pStyle w:val="ListParagraph"/>
        <w:numPr>
          <w:ilvl w:val="0"/>
          <w:numId w:val="1"/>
        </w:numPr>
        <w:spacing w:before="360"/>
      </w:pPr>
      <w:r>
        <w:rPr>
          <w:b/>
          <w:color w:val="003399"/>
        </w:rPr>
        <w:t xml:space="preserve">Shift+Up/Down </w:t>
      </w:r>
      <w:r>
        <w:t xml:space="preserve">in mark a range of sequences, then </w:t>
      </w:r>
      <w:r>
        <w:rPr>
          <w:b/>
          <w:color w:val="003399"/>
        </w:rPr>
        <w:t>Ctrl+C</w:t>
      </w:r>
      <w:r>
        <w:t xml:space="preserve"> to copy the range.</w:t>
      </w:r>
    </w:p>
    <w:p w14:paraId="2ED9EE00" w14:textId="77777777" w:rsidR="00434E54" w:rsidRDefault="00434E54" w:rsidP="00434E54">
      <w:pPr>
        <w:pStyle w:val="ListParagraph"/>
        <w:numPr>
          <w:ilvl w:val="0"/>
          <w:numId w:val="1"/>
        </w:numPr>
        <w:spacing w:before="360"/>
      </w:pPr>
      <w:r w:rsidRPr="00434E54">
        <w:rPr>
          <w:b/>
          <w:color w:val="003399"/>
        </w:rPr>
        <w:t>Ctrl+V</w:t>
      </w:r>
      <w:r>
        <w:t xml:space="preserve"> to </w:t>
      </w:r>
      <w:r w:rsidR="00F933BC">
        <w:t>insert</w:t>
      </w:r>
      <w:r>
        <w:t xml:space="preserve"> a previously marked range</w:t>
      </w:r>
      <w:r w:rsidR="00F933BC">
        <w:t xml:space="preserve"> thereby</w:t>
      </w:r>
      <w:r>
        <w:t xml:space="preserve"> mak</w:t>
      </w:r>
      <w:r w:rsidR="00F933BC">
        <w:t>ing</w:t>
      </w:r>
      <w:r>
        <w:t xml:space="preserve"> the order list longer.</w:t>
      </w:r>
    </w:p>
    <w:p w14:paraId="798C3D8E" w14:textId="77777777" w:rsidR="0038024D" w:rsidRDefault="0039511A">
      <w:pPr>
        <w:pStyle w:val="Heading2"/>
      </w:pPr>
      <w:bookmarkStart w:id="36" w:name="_Toc224371861"/>
      <w:r>
        <w:t>Bookmarks</w:t>
      </w:r>
      <w:bookmarkEnd w:id="36"/>
    </w:p>
    <w:p w14:paraId="14225C56" w14:textId="77777777" w:rsidR="0038024D" w:rsidRDefault="0039511A">
      <w:pPr>
        <w:pStyle w:val="ListParagraph"/>
        <w:numPr>
          <w:ilvl w:val="0"/>
          <w:numId w:val="1"/>
        </w:numPr>
      </w:pPr>
      <w:r>
        <w:rPr>
          <w:b/>
          <w:color w:val="003399"/>
        </w:rPr>
        <w:t>Alt+1</w:t>
      </w:r>
      <w:r>
        <w:t xml:space="preserve"> to </w:t>
      </w:r>
      <w:r>
        <w:rPr>
          <w:b/>
          <w:color w:val="003399"/>
        </w:rPr>
        <w:t>Alt+8</w:t>
      </w:r>
      <w:r>
        <w:t xml:space="preserve"> selects one of the eight bookmark slots.</w:t>
      </w:r>
    </w:p>
    <w:p w14:paraId="053D0A84" w14:textId="77777777" w:rsidR="0038024D" w:rsidRDefault="0039511A">
      <w:pPr>
        <w:pStyle w:val="ListParagraph"/>
        <w:numPr>
          <w:ilvl w:val="0"/>
          <w:numId w:val="1"/>
        </w:numPr>
      </w:pPr>
      <w:r>
        <w:rPr>
          <w:b/>
          <w:color w:val="003399"/>
        </w:rPr>
        <w:t>Ctrl+M</w:t>
      </w:r>
      <w:r>
        <w:t xml:space="preserve"> stores the current track position in the current bookmark slot.</w:t>
      </w:r>
    </w:p>
    <w:p w14:paraId="11C91112" w14:textId="77777777" w:rsidR="0038024D" w:rsidRDefault="0039511A">
      <w:pPr>
        <w:pStyle w:val="ListParagraph"/>
        <w:numPr>
          <w:ilvl w:val="0"/>
          <w:numId w:val="1"/>
        </w:numPr>
      </w:pPr>
      <w:r>
        <w:rPr>
          <w:b/>
          <w:color w:val="003399"/>
        </w:rPr>
        <w:t>Ctrl+G</w:t>
      </w:r>
      <w:r>
        <w:t xml:space="preserve"> goes to the position indicated by the current bookmark slot.</w:t>
      </w:r>
    </w:p>
    <w:p w14:paraId="69A08BF8" w14:textId="77777777" w:rsidR="0038024D" w:rsidRDefault="0039511A">
      <w:pPr>
        <w:pStyle w:val="ListParagraph"/>
        <w:numPr>
          <w:ilvl w:val="0"/>
          <w:numId w:val="1"/>
        </w:numPr>
      </w:pPr>
      <w:r>
        <w:rPr>
          <w:b/>
          <w:color w:val="003399"/>
        </w:rPr>
        <w:t>F2</w:t>
      </w:r>
      <w:r>
        <w:t xml:space="preserve"> plays from the position indicated by the current bookmark slot.</w:t>
      </w:r>
    </w:p>
    <w:p w14:paraId="4F269E48" w14:textId="1F602102" w:rsidR="0038024D" w:rsidRDefault="0039511A">
      <w:pPr>
        <w:pStyle w:val="ListParagraph"/>
        <w:numPr>
          <w:ilvl w:val="0"/>
          <w:numId w:val="1"/>
        </w:numPr>
      </w:pPr>
      <w:r>
        <w:rPr>
          <w:b/>
          <w:color w:val="003399"/>
        </w:rPr>
        <w:t>Enter</w:t>
      </w:r>
      <w:r>
        <w:t xml:space="preserve"> (or </w:t>
      </w:r>
      <w:r w:rsidR="001C6F88">
        <w:t>left click</w:t>
      </w:r>
      <w:r>
        <w:t xml:space="preserve">) a </w:t>
      </w:r>
      <w:proofErr w:type="gramStart"/>
      <w:r>
        <w:t>row jumps</w:t>
      </w:r>
      <w:proofErr w:type="gramEnd"/>
      <w:r>
        <w:t xml:space="preserve"> to that spot in the song.</w:t>
      </w:r>
    </w:p>
    <w:p w14:paraId="17930D4B" w14:textId="77777777" w:rsidR="0038024D" w:rsidRDefault="0039511A">
      <w:pPr>
        <w:pStyle w:val="ListParagraph"/>
        <w:numPr>
          <w:ilvl w:val="0"/>
          <w:numId w:val="1"/>
        </w:numPr>
      </w:pPr>
      <w:r>
        <w:rPr>
          <w:b/>
          <w:color w:val="003399"/>
        </w:rPr>
        <w:lastRenderedPageBreak/>
        <w:t>Ctrl+Enter</w:t>
      </w:r>
      <w:r>
        <w:t xml:space="preserve"> (or double-click) a </w:t>
      </w:r>
      <w:proofErr w:type="gramStart"/>
      <w:r>
        <w:t>row jumps</w:t>
      </w:r>
      <w:proofErr w:type="gramEnd"/>
      <w:r>
        <w:t xml:space="preserve"> to that spot in the song and plays from it.</w:t>
      </w:r>
    </w:p>
    <w:p w14:paraId="7F71C79D" w14:textId="77777777" w:rsidR="0038024D" w:rsidRDefault="0039511A">
      <w:pPr>
        <w:pStyle w:val="ListParagraph"/>
        <w:numPr>
          <w:ilvl w:val="0"/>
          <w:numId w:val="1"/>
        </w:numPr>
        <w:spacing w:before="360"/>
      </w:pPr>
      <w:r>
        <w:rPr>
          <w:b/>
          <w:color w:val="003399"/>
        </w:rPr>
        <w:t>Home</w:t>
      </w:r>
      <w:r>
        <w:t xml:space="preserve"> or </w:t>
      </w:r>
      <w:r>
        <w:rPr>
          <w:b/>
          <w:color w:val="003399"/>
        </w:rPr>
        <w:t>End</w:t>
      </w:r>
      <w:r>
        <w:t xml:space="preserve"> (</w:t>
      </w:r>
      <w:r>
        <w:rPr>
          <w:b/>
          <w:color w:val="003399"/>
        </w:rPr>
        <w:t>Fn+Left</w:t>
      </w:r>
      <w:r>
        <w:t xml:space="preserve"> or </w:t>
      </w:r>
      <w:r>
        <w:rPr>
          <w:b/>
          <w:color w:val="003399"/>
        </w:rPr>
        <w:t>Fn+Right</w:t>
      </w:r>
      <w:r>
        <w:t xml:space="preserve"> in macOS) for the start or end of the list.</w:t>
      </w:r>
    </w:p>
    <w:p w14:paraId="1B4A9006" w14:textId="77777777" w:rsidR="001C6F88" w:rsidRDefault="001C6F88"/>
    <w:p w14:paraId="4B03DC47" w14:textId="45DF1C39" w:rsidR="0038024D" w:rsidRDefault="0039511A">
      <w:r>
        <w:t>We hope you'll have a lot of fun composing. Enjoy! =)</w:t>
      </w:r>
    </w:p>
    <w:p w14:paraId="6E266E93" w14:textId="77777777" w:rsidR="0038024D" w:rsidRDefault="0039511A">
      <w:pPr>
        <w:rPr>
          <w:i/>
        </w:rPr>
      </w:pPr>
      <w:r>
        <w:rPr>
          <w:i/>
        </w:rPr>
        <w:t xml:space="preserve">       - The SF2 Team</w:t>
      </w:r>
    </w:p>
    <w:sectPr w:rsidR="0038024D">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PingFang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D7B4C"/>
    <w:multiLevelType w:val="multilevel"/>
    <w:tmpl w:val="AEA80B9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 w15:restartNumberingAfterBreak="0">
    <w:nsid w:val="4AB424AE"/>
    <w:multiLevelType w:val="multilevel"/>
    <w:tmpl w:val="9F8AF5C0"/>
    <w:lvl w:ilvl="0">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2" w15:restartNumberingAfterBreak="0">
    <w:nsid w:val="5CF56F8D"/>
    <w:multiLevelType w:val="multilevel"/>
    <w:tmpl w:val="6F9AE6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61917344">
    <w:abstractNumId w:val="1"/>
  </w:num>
  <w:num w:numId="2" w16cid:durableId="1540704095">
    <w:abstractNumId w:val="0"/>
  </w:num>
  <w:num w:numId="3" w16cid:durableId="1714234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24D"/>
    <w:rsid w:val="00021972"/>
    <w:rsid w:val="000461EB"/>
    <w:rsid w:val="00080213"/>
    <w:rsid w:val="0008522A"/>
    <w:rsid w:val="000D2283"/>
    <w:rsid w:val="000E4CBC"/>
    <w:rsid w:val="000E786B"/>
    <w:rsid w:val="0015585B"/>
    <w:rsid w:val="0019402A"/>
    <w:rsid w:val="001C6F88"/>
    <w:rsid w:val="00264367"/>
    <w:rsid w:val="00287302"/>
    <w:rsid w:val="00315A7E"/>
    <w:rsid w:val="00333B87"/>
    <w:rsid w:val="0038024D"/>
    <w:rsid w:val="0039511A"/>
    <w:rsid w:val="0040233D"/>
    <w:rsid w:val="00434E54"/>
    <w:rsid w:val="00480D4E"/>
    <w:rsid w:val="00497232"/>
    <w:rsid w:val="004D58AD"/>
    <w:rsid w:val="005478BA"/>
    <w:rsid w:val="005A1903"/>
    <w:rsid w:val="005C2005"/>
    <w:rsid w:val="005C4BDC"/>
    <w:rsid w:val="005F3BEE"/>
    <w:rsid w:val="006364F3"/>
    <w:rsid w:val="006A3C21"/>
    <w:rsid w:val="006C7769"/>
    <w:rsid w:val="007679EC"/>
    <w:rsid w:val="007B018E"/>
    <w:rsid w:val="007F13F5"/>
    <w:rsid w:val="00871E54"/>
    <w:rsid w:val="008C2250"/>
    <w:rsid w:val="008E0E3E"/>
    <w:rsid w:val="00984F82"/>
    <w:rsid w:val="00A045B0"/>
    <w:rsid w:val="00A82287"/>
    <w:rsid w:val="00A86DCB"/>
    <w:rsid w:val="00AB3ACB"/>
    <w:rsid w:val="00B15D87"/>
    <w:rsid w:val="00B3178A"/>
    <w:rsid w:val="00B831F0"/>
    <w:rsid w:val="00BB0E2C"/>
    <w:rsid w:val="00BE48E8"/>
    <w:rsid w:val="00C97A94"/>
    <w:rsid w:val="00CB1257"/>
    <w:rsid w:val="00D31EE9"/>
    <w:rsid w:val="00DB2B29"/>
    <w:rsid w:val="00E73B56"/>
    <w:rsid w:val="00F3161B"/>
    <w:rsid w:val="00F933BC"/>
    <w:rsid w:val="00FC7096"/>
    <w:rsid w:val="00FD246A"/>
    <w:rsid w:val="00FE379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7DC4D"/>
  <w15:docId w15:val="{9AD1E7A8-30EB-459F-A658-EDA072C5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CBC"/>
    <w:pPr>
      <w:spacing w:after="160" w:line="259" w:lineRule="auto"/>
    </w:pPr>
    <w:rPr>
      <w:sz w:val="22"/>
    </w:rPr>
  </w:style>
  <w:style w:type="paragraph" w:styleId="Heading1">
    <w:name w:val="heading 1"/>
    <w:basedOn w:val="Normal"/>
    <w:next w:val="Normal"/>
    <w:link w:val="Heading1Char"/>
    <w:uiPriority w:val="9"/>
    <w:qFormat/>
    <w:rsid w:val="00996069"/>
    <w:pPr>
      <w:keepNext/>
      <w:keepLines/>
      <w:spacing w:before="240" w:after="240"/>
      <w:outlineLvl w:val="0"/>
    </w:pPr>
    <w:rPr>
      <w:rFonts w:eastAsiaTheme="majorEastAsia" w:cstheme="minorHAnsi"/>
      <w:color w:val="003399"/>
      <w:sz w:val="48"/>
      <w:szCs w:val="48"/>
    </w:rPr>
  </w:style>
  <w:style w:type="paragraph" w:styleId="Heading2">
    <w:name w:val="heading 2"/>
    <w:basedOn w:val="Normal"/>
    <w:next w:val="Normal"/>
    <w:link w:val="Heading2Char"/>
    <w:uiPriority w:val="9"/>
    <w:unhideWhenUsed/>
    <w:qFormat/>
    <w:rsid w:val="00996069"/>
    <w:pPr>
      <w:keepNext/>
      <w:keepLines/>
      <w:spacing w:before="240" w:after="120"/>
      <w:outlineLvl w:val="1"/>
    </w:pPr>
    <w:rPr>
      <w:rFonts w:eastAsiaTheme="majorEastAsia" w:cstheme="minorHAnsi"/>
      <w:color w:val="003399"/>
      <w:sz w:val="32"/>
      <w:szCs w:val="32"/>
    </w:rPr>
  </w:style>
  <w:style w:type="paragraph" w:styleId="Heading3">
    <w:name w:val="heading 3"/>
    <w:basedOn w:val="Normal"/>
    <w:next w:val="Normal"/>
    <w:link w:val="Heading3Char"/>
    <w:uiPriority w:val="9"/>
    <w:unhideWhenUsed/>
    <w:qFormat/>
    <w:rsid w:val="005D49B2"/>
    <w:pPr>
      <w:keepNext/>
      <w:keepLines/>
      <w:spacing w:before="40" w:after="120"/>
      <w:outlineLvl w:val="2"/>
    </w:pPr>
    <w:rPr>
      <w:rFonts w:asciiTheme="majorHAnsi" w:eastAsiaTheme="majorEastAsia" w:hAnsiTheme="majorHAnsi" w:cstheme="majorBidi"/>
      <w:b/>
      <w:color w:val="003399"/>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57380F"/>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7380F"/>
    <w:rPr>
      <w:rFonts w:eastAsiaTheme="minorEastAsia"/>
      <w:color w:val="5A5A5A" w:themeColor="text1" w:themeTint="A5"/>
      <w:spacing w:val="15"/>
    </w:rPr>
  </w:style>
  <w:style w:type="character" w:customStyle="1" w:styleId="Heading1Char">
    <w:name w:val="Heading 1 Char"/>
    <w:basedOn w:val="DefaultParagraphFont"/>
    <w:link w:val="Heading1"/>
    <w:uiPriority w:val="9"/>
    <w:qFormat/>
    <w:rsid w:val="00996069"/>
    <w:rPr>
      <w:rFonts w:eastAsiaTheme="majorEastAsia" w:cstheme="minorHAnsi"/>
      <w:color w:val="003399"/>
      <w:sz w:val="48"/>
      <w:szCs w:val="48"/>
    </w:rPr>
  </w:style>
  <w:style w:type="character" w:styleId="Hyperlink">
    <w:name w:val="Hyperlink"/>
    <w:basedOn w:val="DefaultParagraphFont"/>
    <w:uiPriority w:val="99"/>
    <w:unhideWhenUsed/>
    <w:rsid w:val="008A07B7"/>
    <w:rPr>
      <w:color w:val="0563C1" w:themeColor="hyperlink"/>
      <w:u w:val="single"/>
    </w:rPr>
  </w:style>
  <w:style w:type="character" w:customStyle="1" w:styleId="Heading2Char">
    <w:name w:val="Heading 2 Char"/>
    <w:basedOn w:val="DefaultParagraphFont"/>
    <w:link w:val="Heading2"/>
    <w:uiPriority w:val="9"/>
    <w:qFormat/>
    <w:rsid w:val="00996069"/>
    <w:rPr>
      <w:rFonts w:eastAsiaTheme="majorEastAsia" w:cstheme="minorHAnsi"/>
      <w:color w:val="003399"/>
      <w:sz w:val="32"/>
      <w:szCs w:val="32"/>
    </w:rPr>
  </w:style>
  <w:style w:type="character" w:customStyle="1" w:styleId="IntenseQuoteChar">
    <w:name w:val="Intense Quote Char"/>
    <w:basedOn w:val="DefaultParagraphFont"/>
    <w:link w:val="IntenseQuote"/>
    <w:uiPriority w:val="30"/>
    <w:qFormat/>
    <w:rsid w:val="00643FA0"/>
    <w:rPr>
      <w:i/>
      <w:iCs/>
      <w:color w:val="003399"/>
    </w:rPr>
  </w:style>
  <w:style w:type="character" w:customStyle="1" w:styleId="Heading3Char">
    <w:name w:val="Heading 3 Char"/>
    <w:basedOn w:val="DefaultParagraphFont"/>
    <w:link w:val="Heading3"/>
    <w:uiPriority w:val="9"/>
    <w:qFormat/>
    <w:rsid w:val="005D49B2"/>
    <w:rPr>
      <w:rFonts w:asciiTheme="majorHAnsi" w:eastAsiaTheme="majorEastAsia" w:hAnsiTheme="majorHAnsi" w:cstheme="majorBidi"/>
      <w:b/>
      <w:color w:val="003399"/>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57380F"/>
    <w:pPr>
      <w:spacing w:after="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57380F"/>
    <w:rPr>
      <w:rFonts w:eastAsiaTheme="minorEastAsia"/>
      <w:color w:val="5A5A5A" w:themeColor="text1" w:themeTint="A5"/>
      <w:spacing w:val="15"/>
    </w:rPr>
  </w:style>
  <w:style w:type="paragraph" w:styleId="ListParagraph">
    <w:name w:val="List Paragraph"/>
    <w:basedOn w:val="Normal"/>
    <w:uiPriority w:val="34"/>
    <w:qFormat/>
    <w:rsid w:val="00B24044"/>
    <w:pPr>
      <w:ind w:left="720"/>
      <w:contextualSpacing/>
    </w:pPr>
  </w:style>
  <w:style w:type="paragraph" w:styleId="IntenseQuote">
    <w:name w:val="Intense Quote"/>
    <w:basedOn w:val="Normal"/>
    <w:next w:val="Normal"/>
    <w:link w:val="IntenseQuoteChar"/>
    <w:uiPriority w:val="30"/>
    <w:qFormat/>
    <w:rsid w:val="00643FA0"/>
    <w:pPr>
      <w:pBdr>
        <w:top w:val="single" w:sz="4" w:space="10" w:color="003399"/>
        <w:bottom w:val="single" w:sz="4" w:space="10" w:color="003399"/>
      </w:pBdr>
      <w:spacing w:before="360" w:after="360"/>
      <w:ind w:left="864" w:right="864"/>
      <w:jc w:val="center"/>
    </w:pPr>
    <w:rPr>
      <w:i/>
      <w:iCs/>
      <w:color w:val="003399"/>
    </w:rPr>
  </w:style>
  <w:style w:type="paragraph" w:styleId="TOCHeading">
    <w:name w:val="TOC Heading"/>
    <w:basedOn w:val="Heading1"/>
    <w:next w:val="Normal"/>
    <w:uiPriority w:val="39"/>
    <w:unhideWhenUsed/>
    <w:qFormat/>
    <w:rsid w:val="002441B0"/>
    <w:pPr>
      <w:suppressAutoHyphens w:val="0"/>
      <w:spacing w:after="0"/>
    </w:pPr>
    <w:rPr>
      <w:rFonts w:asciiTheme="majorHAnsi" w:hAnsiTheme="majorHAnsi" w:cstheme="majorBidi"/>
      <w:color w:val="2E74B5" w:themeColor="accent1" w:themeShade="BF"/>
      <w:sz w:val="32"/>
      <w:szCs w:val="32"/>
    </w:rPr>
  </w:style>
  <w:style w:type="paragraph" w:styleId="TOC1">
    <w:name w:val="toc 1"/>
    <w:basedOn w:val="Normal"/>
    <w:next w:val="Normal"/>
    <w:autoRedefine/>
    <w:uiPriority w:val="39"/>
    <w:unhideWhenUsed/>
    <w:rsid w:val="002441B0"/>
    <w:pPr>
      <w:spacing w:after="100"/>
    </w:pPr>
  </w:style>
  <w:style w:type="paragraph" w:styleId="TOC2">
    <w:name w:val="toc 2"/>
    <w:basedOn w:val="Normal"/>
    <w:next w:val="Normal"/>
    <w:autoRedefine/>
    <w:uiPriority w:val="39"/>
    <w:unhideWhenUsed/>
    <w:rsid w:val="002441B0"/>
    <w:pPr>
      <w:spacing w:after="100"/>
      <w:ind w:left="220"/>
    </w:pPr>
  </w:style>
  <w:style w:type="paragraph" w:styleId="TOC3">
    <w:name w:val="toc 3"/>
    <w:basedOn w:val="Normal"/>
    <w:next w:val="Normal"/>
    <w:autoRedefine/>
    <w:uiPriority w:val="39"/>
    <w:unhideWhenUsed/>
    <w:rsid w:val="002441B0"/>
    <w:pPr>
      <w:spacing w:after="100"/>
      <w:ind w:left="440"/>
    </w:pPr>
  </w:style>
  <w:style w:type="character" w:styleId="UnresolvedMention">
    <w:name w:val="Unresolved Mention"/>
    <w:basedOn w:val="DefaultParagraphFont"/>
    <w:uiPriority w:val="99"/>
    <w:semiHidden/>
    <w:unhideWhenUsed/>
    <w:rsid w:val="001558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deepsid.chordian.net/?player=1&amp;type=player&amp;search=goattracker_v2.x"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deepsid.chordian.net/?player=45&amp;type=player&amp;search=sidfactory" TargetMode="Externa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Envelope_(music)"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deepsid.chordian.net/?player=122&amp;type=player&amp;search=sidfactory_ii" TargetMode="External"/><Relationship Id="rId11" Type="http://schemas.openxmlformats.org/officeDocument/2006/relationships/image" Target="media/image1.png"/><Relationship Id="rId24" Type="http://schemas.openxmlformats.org/officeDocument/2006/relationships/hyperlink" Target="https://github.com/thomasj/asid-protoco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hyperlink" Target="https://www.libsdl.org/"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deepsid.chordian.net/?player=4&amp;type=player&amp;search=cheesecutter_2.x" TargetMode="Externa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F6980-316D-46FE-A6C9-43FC1A5E5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868</TotalTime>
  <Pages>22</Pages>
  <Words>7509</Words>
  <Characters>34095</Characters>
  <Application>Microsoft Office Word</Application>
  <DocSecurity>0</DocSecurity>
  <Lines>598</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Jens-Christian Huus</dc:creator>
  <dc:description/>
  <cp:lastModifiedBy>Jens-Christian Huus</cp:lastModifiedBy>
  <cp:revision>387</cp:revision>
  <dcterms:created xsi:type="dcterms:W3CDTF">2020-06-06T10:45:00Z</dcterms:created>
  <dcterms:modified xsi:type="dcterms:W3CDTF">2026-03-14T08:21:00Z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